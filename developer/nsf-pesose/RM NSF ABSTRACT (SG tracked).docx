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D70B4" w14:textId="760758AC" w:rsidR="000003CE" w:rsidRPr="00E54DB8" w:rsidRDefault="000003CE" w:rsidP="00E54DB8">
      <w:pPr>
        <w:spacing w:line="276" w:lineRule="auto"/>
        <w:jc w:val="center"/>
        <w:rPr>
          <w:rFonts w:asciiTheme="minorHAnsi" w:hAnsiTheme="minorHAnsi"/>
          <w:b/>
          <w:bCs/>
        </w:rPr>
      </w:pPr>
      <w:r w:rsidRPr="00E54DB8">
        <w:rPr>
          <w:rFonts w:asciiTheme="minorHAnsi" w:hAnsiTheme="minorHAnsi"/>
          <w:b/>
          <w:bCs/>
        </w:rPr>
        <w:t>NSF PESOSE</w:t>
      </w:r>
      <w:r w:rsidR="00CD4E19" w:rsidRPr="00E54DB8">
        <w:rPr>
          <w:rFonts w:asciiTheme="minorHAnsi" w:hAnsiTheme="minorHAnsi"/>
          <w:b/>
          <w:bCs/>
        </w:rPr>
        <w:t xml:space="preserve"> Track 2</w:t>
      </w:r>
    </w:p>
    <w:p w14:paraId="69C9EE27" w14:textId="162B7B62" w:rsidR="00ED29E6" w:rsidRPr="00E54DB8" w:rsidRDefault="00000000" w:rsidP="00E54DB8">
      <w:pPr>
        <w:spacing w:line="276" w:lineRule="auto"/>
        <w:jc w:val="center"/>
        <w:rPr>
          <w:rFonts w:asciiTheme="minorHAnsi" w:hAnsiTheme="minorHAnsi"/>
          <w:b/>
          <w:bCs/>
        </w:rPr>
      </w:pPr>
      <w:r w:rsidRPr="00E54DB8">
        <w:rPr>
          <w:rFonts w:asciiTheme="minorHAnsi" w:hAnsiTheme="minorHAnsi"/>
          <w:b/>
          <w:bCs/>
        </w:rPr>
        <w:t xml:space="preserve">Open Global Place </w:t>
      </w:r>
      <w:r w:rsidR="00F71168" w:rsidRPr="00E54DB8">
        <w:rPr>
          <w:rFonts w:asciiTheme="minorHAnsi" w:hAnsiTheme="minorHAnsi"/>
          <w:b/>
          <w:bCs/>
        </w:rPr>
        <w:t xml:space="preserve">Repository and </w:t>
      </w:r>
      <w:r w:rsidRPr="00E54DB8">
        <w:rPr>
          <w:rFonts w:asciiTheme="minorHAnsi" w:hAnsiTheme="minorHAnsi"/>
          <w:b/>
          <w:bCs/>
        </w:rPr>
        <w:t>Knowledge</w:t>
      </w:r>
      <w:r w:rsidR="0015450E" w:rsidRPr="00E54DB8">
        <w:rPr>
          <w:rFonts w:asciiTheme="minorHAnsi" w:hAnsiTheme="minorHAnsi"/>
          <w:b/>
          <w:bCs/>
        </w:rPr>
        <w:t xml:space="preserve"> </w:t>
      </w:r>
      <w:r w:rsidR="00F71168" w:rsidRPr="00E54DB8">
        <w:rPr>
          <w:rFonts w:asciiTheme="minorHAnsi" w:hAnsiTheme="minorHAnsi"/>
          <w:b/>
          <w:bCs/>
        </w:rPr>
        <w:t>Hub</w:t>
      </w:r>
    </w:p>
    <w:p w14:paraId="6B8C5D91" w14:textId="77777777" w:rsidR="00220B36" w:rsidRPr="00E54DB8" w:rsidRDefault="00220B36" w:rsidP="00E54DB8">
      <w:pPr>
        <w:spacing w:line="276" w:lineRule="auto"/>
        <w:jc w:val="center"/>
        <w:rPr>
          <w:rFonts w:asciiTheme="minorHAnsi" w:hAnsiTheme="minorHAnsi"/>
          <w:b/>
          <w:bCs/>
        </w:rPr>
      </w:pPr>
    </w:p>
    <w:p w14:paraId="282CECC2" w14:textId="093581FD" w:rsidR="00220B36" w:rsidRPr="00E54DB8" w:rsidRDefault="00220B36" w:rsidP="00E54DB8">
      <w:pPr>
        <w:spacing w:line="276" w:lineRule="auto"/>
        <w:jc w:val="center"/>
        <w:rPr>
          <w:rFonts w:asciiTheme="minorHAnsi" w:hAnsiTheme="minorHAnsi"/>
          <w:b/>
          <w:bCs/>
        </w:rPr>
      </w:pPr>
      <w:r w:rsidRPr="00E54DB8">
        <w:rPr>
          <w:rFonts w:asciiTheme="minorHAnsi" w:hAnsiTheme="minorHAnsi"/>
          <w:b/>
          <w:bCs/>
        </w:rPr>
        <w:t>Abstract July 2026</w:t>
      </w:r>
    </w:p>
    <w:p w14:paraId="76754794" w14:textId="77777777" w:rsidR="00220B36" w:rsidRPr="00E54DB8" w:rsidRDefault="00220B36" w:rsidP="00E54DB8">
      <w:pPr>
        <w:spacing w:line="276" w:lineRule="auto"/>
        <w:jc w:val="center"/>
        <w:rPr>
          <w:rFonts w:asciiTheme="minorHAnsi" w:hAnsiTheme="minorHAnsi"/>
          <w:b/>
          <w:bCs/>
          <w:i/>
          <w:iCs/>
        </w:rPr>
      </w:pPr>
      <w:r w:rsidRPr="00E54DB8">
        <w:rPr>
          <w:rFonts w:asciiTheme="minorHAnsi" w:hAnsiTheme="minorHAnsi"/>
          <w:b/>
          <w:bCs/>
          <w:i/>
          <w:iCs/>
        </w:rPr>
        <w:t>PI Ruth Mostern</w:t>
      </w:r>
    </w:p>
    <w:p w14:paraId="7CB53AFC" w14:textId="0DAE656A" w:rsidR="00220B36" w:rsidRPr="00E54DB8" w:rsidRDefault="00220B36" w:rsidP="00E54DB8">
      <w:pPr>
        <w:spacing w:line="276" w:lineRule="auto"/>
        <w:jc w:val="center"/>
        <w:rPr>
          <w:rFonts w:asciiTheme="minorHAnsi" w:hAnsiTheme="minorHAnsi"/>
          <w:b/>
          <w:bCs/>
          <w:i/>
          <w:iCs/>
        </w:rPr>
      </w:pPr>
      <w:r w:rsidRPr="00E54DB8">
        <w:rPr>
          <w:rFonts w:asciiTheme="minorHAnsi" w:hAnsiTheme="minorHAnsi"/>
          <w:b/>
          <w:bCs/>
          <w:i/>
          <w:iCs/>
        </w:rPr>
        <w:t>Core Team Members: Stephen Gadd, Alexandra Straub, Palak Vashist</w:t>
      </w:r>
    </w:p>
    <w:p w14:paraId="2666E7F1" w14:textId="77777777" w:rsidR="000003CE" w:rsidRPr="00E54DB8" w:rsidRDefault="000003CE" w:rsidP="00E54DB8">
      <w:pPr>
        <w:spacing w:line="276" w:lineRule="auto"/>
        <w:rPr>
          <w:rFonts w:asciiTheme="minorHAnsi" w:hAnsiTheme="minorHAnsi"/>
        </w:rPr>
      </w:pPr>
    </w:p>
    <w:p w14:paraId="30810E8E" w14:textId="1BF851AB" w:rsidR="009F46EB" w:rsidRPr="00E54DB8" w:rsidRDefault="000C52B7" w:rsidP="00E54DB8">
      <w:pPr>
        <w:pBdr>
          <w:top w:val="single" w:sz="4" w:space="1" w:color="auto"/>
          <w:left w:val="single" w:sz="4" w:space="4" w:color="auto"/>
          <w:bottom w:val="single" w:sz="4" w:space="1" w:color="auto"/>
          <w:right w:val="single" w:sz="4" w:space="4" w:color="auto"/>
        </w:pBdr>
        <w:spacing w:line="276" w:lineRule="auto"/>
        <w:jc w:val="center"/>
        <w:rPr>
          <w:rFonts w:asciiTheme="minorHAnsi" w:hAnsiTheme="minorHAnsi"/>
          <w:b/>
          <w:bCs/>
        </w:rPr>
      </w:pPr>
      <w:r w:rsidRPr="00E54DB8">
        <w:rPr>
          <w:rFonts w:asciiTheme="minorHAnsi" w:hAnsiTheme="minorHAnsi"/>
          <w:b/>
          <w:bCs/>
        </w:rPr>
        <w:t>Problem Statement</w:t>
      </w:r>
    </w:p>
    <w:p w14:paraId="1DFE1990" w14:textId="77777777" w:rsidR="007E1274" w:rsidRPr="00E54DB8" w:rsidRDefault="007E1274" w:rsidP="00E54DB8">
      <w:pPr>
        <w:spacing w:line="276" w:lineRule="auto"/>
        <w:rPr>
          <w:rFonts w:asciiTheme="minorHAnsi" w:hAnsiTheme="minorHAnsi"/>
        </w:rPr>
      </w:pPr>
    </w:p>
    <w:p w14:paraId="2D359E6A" w14:textId="24CB770B" w:rsidR="00AA203A" w:rsidRPr="00E54DB8" w:rsidRDefault="00F95AF7" w:rsidP="00E54DB8">
      <w:pPr>
        <w:spacing w:line="276" w:lineRule="auto"/>
        <w:rPr>
          <w:rFonts w:asciiTheme="minorHAnsi" w:hAnsiTheme="minorHAnsi"/>
        </w:rPr>
      </w:pPr>
      <w:r w:rsidRPr="00E54DB8">
        <w:rPr>
          <w:rFonts w:asciiTheme="minorHAnsi" w:hAnsiTheme="minorHAnsi"/>
        </w:rPr>
        <w:t>This is a proposal</w:t>
      </w:r>
      <w:r w:rsidR="000003CE" w:rsidRPr="00E54DB8">
        <w:rPr>
          <w:rFonts w:asciiTheme="minorHAnsi" w:hAnsiTheme="minorHAnsi"/>
        </w:rPr>
        <w:t xml:space="preserve"> to establish and expand </w:t>
      </w:r>
      <w:r w:rsidR="000003CE" w:rsidRPr="00E54DB8">
        <w:rPr>
          <w:rFonts w:asciiTheme="minorHAnsi" w:hAnsiTheme="minorHAnsi"/>
          <w:u w:val="single"/>
        </w:rPr>
        <w:t>a sustainable</w:t>
      </w:r>
      <w:r w:rsidRPr="00E54DB8">
        <w:rPr>
          <w:rFonts w:asciiTheme="minorHAnsi" w:hAnsiTheme="minorHAnsi"/>
          <w:u w:val="single"/>
        </w:rPr>
        <w:t xml:space="preserve"> global</w:t>
      </w:r>
      <w:r w:rsidR="000003CE" w:rsidRPr="00E54DB8">
        <w:rPr>
          <w:rFonts w:asciiTheme="minorHAnsi" w:hAnsiTheme="minorHAnsi"/>
          <w:u w:val="single"/>
        </w:rPr>
        <w:t xml:space="preserve"> </w:t>
      </w:r>
      <w:r w:rsidRPr="00E54DB8">
        <w:rPr>
          <w:rFonts w:asciiTheme="minorHAnsi" w:hAnsiTheme="minorHAnsi"/>
          <w:u w:val="single"/>
        </w:rPr>
        <w:t xml:space="preserve">open-source ecosystem linked </w:t>
      </w:r>
      <w:r w:rsidR="00CD4E19" w:rsidRPr="00E54DB8">
        <w:rPr>
          <w:rFonts w:asciiTheme="minorHAnsi" w:hAnsiTheme="minorHAnsi"/>
          <w:u w:val="single"/>
        </w:rPr>
        <w:t>contemporary and historical</w:t>
      </w:r>
      <w:r w:rsidRPr="00E54DB8">
        <w:rPr>
          <w:rFonts w:asciiTheme="minorHAnsi" w:hAnsiTheme="minorHAnsi"/>
          <w:u w:val="single"/>
        </w:rPr>
        <w:t xml:space="preserve"> place names</w:t>
      </w:r>
      <w:r w:rsidR="00743C8A" w:rsidRPr="00E54DB8">
        <w:rPr>
          <w:rFonts w:asciiTheme="minorHAnsi" w:hAnsiTheme="minorHAnsi"/>
          <w:u w:val="single"/>
        </w:rPr>
        <w:t xml:space="preserve"> at the scale of hundreds of millions</w:t>
      </w:r>
      <w:r w:rsidRPr="00E54DB8">
        <w:rPr>
          <w:rFonts w:asciiTheme="minorHAnsi" w:hAnsiTheme="minorHAnsi"/>
        </w:rPr>
        <w:t>.  It is</w:t>
      </w:r>
      <w:r w:rsidR="000003CE" w:rsidRPr="00E54DB8">
        <w:rPr>
          <w:rFonts w:asciiTheme="minorHAnsi" w:hAnsiTheme="minorHAnsi"/>
        </w:rPr>
        <w:t xml:space="preserve"> based on a robust</w:t>
      </w:r>
      <w:r w:rsidRPr="00E54DB8">
        <w:rPr>
          <w:rFonts w:asciiTheme="minorHAnsi" w:hAnsiTheme="minorHAnsi"/>
        </w:rPr>
        <w:t xml:space="preserve"> </w:t>
      </w:r>
      <w:r w:rsidR="000003CE" w:rsidRPr="00E54DB8">
        <w:rPr>
          <w:rFonts w:asciiTheme="minorHAnsi" w:hAnsiTheme="minorHAnsi"/>
        </w:rPr>
        <w:t>open-source product</w:t>
      </w:r>
      <w:r w:rsidRPr="00E54DB8">
        <w:rPr>
          <w:rFonts w:asciiTheme="minorHAnsi" w:hAnsiTheme="minorHAnsi"/>
        </w:rPr>
        <w:t xml:space="preserve"> (open content and open software supported by appropriate governance and partnerships) that</w:t>
      </w:r>
      <w:r w:rsidR="000003CE" w:rsidRPr="00E54DB8">
        <w:rPr>
          <w:rFonts w:asciiTheme="minorHAnsi" w:hAnsiTheme="minorHAnsi"/>
        </w:rPr>
        <w:t xml:space="preserve"> meets an emergent societal </w:t>
      </w:r>
      <w:r w:rsidRPr="00E54DB8">
        <w:rPr>
          <w:rFonts w:asciiTheme="minorHAnsi" w:hAnsiTheme="minorHAnsi"/>
        </w:rPr>
        <w:t>and</w:t>
      </w:r>
      <w:r w:rsidR="000003CE" w:rsidRPr="00E54DB8">
        <w:rPr>
          <w:rFonts w:asciiTheme="minorHAnsi" w:hAnsiTheme="minorHAnsi"/>
        </w:rPr>
        <w:t xml:space="preserve"> national need</w:t>
      </w:r>
      <w:r w:rsidRPr="00E54DB8">
        <w:rPr>
          <w:rFonts w:asciiTheme="minorHAnsi" w:hAnsiTheme="minorHAnsi"/>
        </w:rPr>
        <w:t>, which is that every corpus, library</w:t>
      </w:r>
      <w:r w:rsidR="000003CE" w:rsidRPr="00E54DB8">
        <w:rPr>
          <w:rFonts w:asciiTheme="minorHAnsi" w:hAnsiTheme="minorHAnsi"/>
        </w:rPr>
        <w:t xml:space="preserve">, </w:t>
      </w:r>
      <w:r w:rsidRPr="00E54DB8">
        <w:rPr>
          <w:rFonts w:asciiTheme="minorHAnsi" w:hAnsiTheme="minorHAnsi"/>
        </w:rPr>
        <w:t xml:space="preserve">textual </w:t>
      </w:r>
      <w:r w:rsidR="000003CE" w:rsidRPr="00E54DB8">
        <w:rPr>
          <w:rFonts w:asciiTheme="minorHAnsi" w:hAnsiTheme="minorHAnsi"/>
        </w:rPr>
        <w:t xml:space="preserve">source, </w:t>
      </w:r>
      <w:r w:rsidRPr="00E54DB8">
        <w:rPr>
          <w:rFonts w:asciiTheme="minorHAnsi" w:hAnsiTheme="minorHAnsi"/>
        </w:rPr>
        <w:t>geographical information system, and</w:t>
      </w:r>
      <w:r w:rsidR="000003CE" w:rsidRPr="00E54DB8">
        <w:rPr>
          <w:rFonts w:asciiTheme="minorHAnsi" w:hAnsiTheme="minorHAnsi"/>
        </w:rPr>
        <w:t xml:space="preserve"> AI system encounters the same problem: </w:t>
      </w:r>
      <w:r w:rsidR="000003CE" w:rsidRPr="00E54DB8">
        <w:rPr>
          <w:rFonts w:asciiTheme="minorHAnsi" w:hAnsiTheme="minorHAnsi"/>
          <w:u w:val="single"/>
        </w:rPr>
        <w:t>places change names</w:t>
      </w:r>
      <w:r w:rsidRPr="00E54DB8">
        <w:rPr>
          <w:rFonts w:asciiTheme="minorHAnsi" w:hAnsiTheme="minorHAnsi"/>
        </w:rPr>
        <w:t xml:space="preserve"> and other characteristics (spatial location and feature type)</w:t>
      </w:r>
      <w:r w:rsidR="000003CE" w:rsidRPr="00E54DB8">
        <w:rPr>
          <w:rFonts w:asciiTheme="minorHAnsi" w:hAnsiTheme="minorHAnsi"/>
        </w:rPr>
        <w:t xml:space="preserve">, </w:t>
      </w:r>
      <w:r w:rsidRPr="00E54DB8">
        <w:rPr>
          <w:rFonts w:asciiTheme="minorHAnsi" w:hAnsiTheme="minorHAnsi"/>
        </w:rPr>
        <w:t>names are rendered</w:t>
      </w:r>
      <w:r w:rsidR="000003CE" w:rsidRPr="00E54DB8">
        <w:rPr>
          <w:rFonts w:asciiTheme="minorHAnsi" w:hAnsiTheme="minorHAnsi"/>
        </w:rPr>
        <w:t xml:space="preserve"> differently across languages and centuries, and </w:t>
      </w:r>
      <w:r w:rsidRPr="00E54DB8">
        <w:rPr>
          <w:rFonts w:asciiTheme="minorHAnsi" w:hAnsiTheme="minorHAnsi"/>
          <w:u w:val="single"/>
        </w:rPr>
        <w:t xml:space="preserve">there is </w:t>
      </w:r>
      <w:r w:rsidR="000003CE" w:rsidRPr="00E54DB8">
        <w:rPr>
          <w:rFonts w:asciiTheme="minorHAnsi" w:hAnsiTheme="minorHAnsi"/>
          <w:u w:val="single"/>
        </w:rPr>
        <w:t>no open infrastructure capable of connecting these variants at global scale</w:t>
      </w:r>
      <w:r w:rsidR="000003CE" w:rsidRPr="00E54DB8">
        <w:rPr>
          <w:rFonts w:asciiTheme="minorHAnsi" w:hAnsiTheme="minorHAnsi"/>
        </w:rPr>
        <w:t xml:space="preserve">. </w:t>
      </w:r>
      <w:r w:rsidR="00F71168" w:rsidRPr="00E54DB8">
        <w:rPr>
          <w:rFonts w:asciiTheme="minorHAnsi" w:hAnsiTheme="minorHAnsi"/>
        </w:rPr>
        <w:t xml:space="preserve">Our vision is to foster interoperability, accessibility, and long-term stewardship of digital place knowledge.  </w:t>
      </w:r>
      <w:r w:rsidRPr="00E54DB8">
        <w:rPr>
          <w:rFonts w:asciiTheme="minorHAnsi" w:hAnsiTheme="minorHAnsi"/>
        </w:rPr>
        <w:t xml:space="preserve">Our team therefore proposes to create a global ecosystem of datasets of named places that can be connected both </w:t>
      </w:r>
      <w:r w:rsidR="00DE1532" w:rsidRPr="00E54DB8">
        <w:rPr>
          <w:rFonts w:asciiTheme="minorHAnsi" w:hAnsiTheme="minorHAnsi"/>
        </w:rPr>
        <w:t>algorithmically</w:t>
      </w:r>
      <w:r w:rsidRPr="00E54DB8">
        <w:rPr>
          <w:rFonts w:asciiTheme="minorHAnsi" w:hAnsiTheme="minorHAnsi"/>
        </w:rPr>
        <w:t xml:space="preserve"> and through human-expert linked data hard-codin</w:t>
      </w:r>
      <w:r w:rsidR="00743C8A" w:rsidRPr="00E54DB8">
        <w:rPr>
          <w:rFonts w:asciiTheme="minorHAnsi" w:hAnsiTheme="minorHAnsi"/>
        </w:rPr>
        <w:t xml:space="preserve">g </w:t>
      </w:r>
      <w:r w:rsidRPr="00E54DB8">
        <w:rPr>
          <w:rFonts w:asciiTheme="minorHAnsi" w:hAnsiTheme="minorHAnsi"/>
        </w:rPr>
        <w:t xml:space="preserve">principles. </w:t>
      </w:r>
    </w:p>
    <w:p w14:paraId="2D7C95AA" w14:textId="77777777" w:rsidR="00AA203A" w:rsidRPr="00E54DB8" w:rsidRDefault="00AA203A" w:rsidP="00E54DB8">
      <w:pPr>
        <w:spacing w:line="276" w:lineRule="auto"/>
        <w:rPr>
          <w:rFonts w:asciiTheme="minorHAnsi" w:hAnsiTheme="minorHAnsi"/>
        </w:rPr>
      </w:pPr>
    </w:p>
    <w:p w14:paraId="0BD0A1DC" w14:textId="46E66BDA" w:rsidR="009F46EB" w:rsidRPr="00E54DB8" w:rsidRDefault="00DE1532" w:rsidP="00E54DB8">
      <w:pPr>
        <w:spacing w:line="276" w:lineRule="auto"/>
        <w:rPr>
          <w:rFonts w:asciiTheme="minorHAnsi" w:hAnsiTheme="minorHAnsi"/>
        </w:rPr>
      </w:pPr>
      <w:r w:rsidRPr="00E54DB8">
        <w:rPr>
          <w:rFonts w:asciiTheme="minorHAnsi" w:hAnsiTheme="minorHAnsi"/>
        </w:rPr>
        <w:t>Approximately 46% of Google searches are geo-targeted, and as much as 8</w:t>
      </w:r>
      <w:r w:rsidR="00CD4E19" w:rsidRPr="00E54DB8">
        <w:rPr>
          <w:rFonts w:asciiTheme="minorHAnsi" w:hAnsiTheme="minorHAnsi"/>
        </w:rPr>
        <w:t>0</w:t>
      </w:r>
      <w:r w:rsidRPr="00E54DB8">
        <w:rPr>
          <w:rFonts w:asciiTheme="minorHAnsi" w:hAnsiTheme="minorHAnsi"/>
        </w:rPr>
        <w:t>% of all data has a spatial component</w:t>
      </w:r>
      <w:r w:rsidR="005E7D6B" w:rsidRPr="00E54DB8">
        <w:rPr>
          <w:rFonts w:asciiTheme="minorHAnsi" w:hAnsiTheme="minorHAnsi"/>
        </w:rPr>
        <w:t>.</w:t>
      </w:r>
      <w:r w:rsidR="00CD4E19" w:rsidRPr="00E54DB8">
        <w:rPr>
          <w:rStyle w:val="FootnoteReference"/>
          <w:rFonts w:asciiTheme="minorHAnsi" w:hAnsiTheme="minorHAnsi"/>
        </w:rPr>
        <w:footnoteReference w:id="1"/>
      </w:r>
      <w:r w:rsidR="005E7D6B" w:rsidRPr="00E54DB8">
        <w:rPr>
          <w:rFonts w:asciiTheme="minorHAnsi" w:hAnsiTheme="minorHAnsi"/>
        </w:rPr>
        <w:t xml:space="preserve"> </w:t>
      </w:r>
      <w:r w:rsidRPr="00E54DB8">
        <w:rPr>
          <w:rFonts w:asciiTheme="minorHAnsi" w:hAnsiTheme="minorHAnsi"/>
        </w:rPr>
        <w:t>G</w:t>
      </w:r>
      <w:r w:rsidR="005E7D6B" w:rsidRPr="00E54DB8">
        <w:rPr>
          <w:rFonts w:asciiTheme="minorHAnsi" w:hAnsiTheme="minorHAnsi"/>
        </w:rPr>
        <w:t>enealogy</w:t>
      </w:r>
      <w:r w:rsidRPr="00E54DB8">
        <w:rPr>
          <w:rFonts w:asciiTheme="minorHAnsi" w:hAnsiTheme="minorHAnsi"/>
        </w:rPr>
        <w:t>, a $5 billion</w:t>
      </w:r>
      <w:r w:rsidR="005E7D6B" w:rsidRPr="00E54DB8">
        <w:rPr>
          <w:rFonts w:asciiTheme="minorHAnsi" w:hAnsiTheme="minorHAnsi"/>
        </w:rPr>
        <w:t xml:space="preserve"> industry</w:t>
      </w:r>
      <w:r w:rsidRPr="00E54DB8">
        <w:rPr>
          <w:rFonts w:asciiTheme="minorHAnsi" w:hAnsiTheme="minorHAnsi"/>
        </w:rPr>
        <w:t xml:space="preserve">, linking past people </w:t>
      </w:r>
      <w:r w:rsidR="00AA203A" w:rsidRPr="00E54DB8">
        <w:rPr>
          <w:rFonts w:asciiTheme="minorHAnsi" w:hAnsiTheme="minorHAnsi"/>
        </w:rPr>
        <w:t>to spatial</w:t>
      </w:r>
      <w:r w:rsidRPr="00E54DB8">
        <w:rPr>
          <w:rFonts w:asciiTheme="minorHAnsi" w:hAnsiTheme="minorHAnsi"/>
        </w:rPr>
        <w:t xml:space="preserve"> locations</w:t>
      </w:r>
      <w:r w:rsidR="005E7D6B" w:rsidRPr="00E54DB8">
        <w:rPr>
          <w:rFonts w:asciiTheme="minorHAnsi" w:hAnsiTheme="minorHAnsi"/>
        </w:rPr>
        <w:t>. Travel and tourism</w:t>
      </w:r>
      <w:r w:rsidRPr="00E54DB8">
        <w:rPr>
          <w:rFonts w:asciiTheme="minorHAnsi" w:hAnsiTheme="minorHAnsi"/>
        </w:rPr>
        <w:t>, a $11 trillion</w:t>
      </w:r>
      <w:r w:rsidR="005E7D6B" w:rsidRPr="00E54DB8">
        <w:rPr>
          <w:rFonts w:asciiTheme="minorHAnsi" w:hAnsiTheme="minorHAnsi"/>
        </w:rPr>
        <w:t xml:space="preserve"> industry</w:t>
      </w:r>
      <w:r w:rsidRPr="00E54DB8">
        <w:rPr>
          <w:rFonts w:asciiTheme="minorHAnsi" w:hAnsiTheme="minorHAnsi"/>
        </w:rPr>
        <w:t>, is fundamentally anchored in place</w:t>
      </w:r>
      <w:r w:rsidR="005E7D6B" w:rsidRPr="00E54DB8">
        <w:rPr>
          <w:rFonts w:asciiTheme="minorHAnsi" w:hAnsiTheme="minorHAnsi"/>
        </w:rPr>
        <w:t>.</w:t>
      </w:r>
      <w:r w:rsidR="00CD4E19" w:rsidRPr="00E54DB8">
        <w:rPr>
          <w:rStyle w:val="FootnoteReference"/>
          <w:rFonts w:asciiTheme="minorHAnsi" w:hAnsiTheme="minorHAnsi"/>
        </w:rPr>
        <w:footnoteReference w:id="2"/>
      </w:r>
      <w:r w:rsidR="005E7D6B" w:rsidRPr="00E54DB8">
        <w:rPr>
          <w:rFonts w:asciiTheme="minorHAnsi" w:hAnsiTheme="minorHAnsi"/>
        </w:rPr>
        <w:t xml:space="preserve"> </w:t>
      </w:r>
      <w:r w:rsidRPr="00E54DB8">
        <w:rPr>
          <w:rFonts w:asciiTheme="minorHAnsi" w:hAnsiTheme="minorHAnsi"/>
        </w:rPr>
        <w:t xml:space="preserve">Unambiguous geographic nomenclature is fundamental to national and global security, ensuring clear communication, disaster relief, military operations, and intelligence sharing.  An open-source ecosystem linking the place names used by different countries and in different languages can also reduce the political conflicts that emerge when different countries use their own names to assert dominance over the same territory.  For the United Nations, attention to place names is fundamental </w:t>
      </w:r>
      <w:r w:rsidR="00CD4E19" w:rsidRPr="00E54DB8">
        <w:rPr>
          <w:rFonts w:asciiTheme="minorHAnsi" w:hAnsiTheme="minorHAnsi"/>
        </w:rPr>
        <w:t>for international cooperation and sustainable development.</w:t>
      </w:r>
      <w:r w:rsidR="00CD4E19" w:rsidRPr="00E54DB8">
        <w:rPr>
          <w:rStyle w:val="FootnoteReference"/>
          <w:rFonts w:asciiTheme="minorHAnsi" w:hAnsiTheme="minorHAnsi"/>
        </w:rPr>
        <w:footnoteReference w:id="3"/>
      </w:r>
      <w:r w:rsidR="005E7D6B" w:rsidRPr="00E54DB8">
        <w:rPr>
          <w:rFonts w:asciiTheme="minorHAnsi" w:hAnsiTheme="minorHAnsi"/>
        </w:rPr>
        <w:t xml:space="preserve"> </w:t>
      </w:r>
      <w:r w:rsidR="00AA203A" w:rsidRPr="00E54DB8">
        <w:rPr>
          <w:rFonts w:asciiTheme="minorHAnsi" w:hAnsiTheme="minorHAnsi"/>
        </w:rPr>
        <w:t>A mature open-source ecosystem for place will support the activities of NGOs, governments, and businesses.</w:t>
      </w:r>
    </w:p>
    <w:p w14:paraId="54C78B70" w14:textId="77777777" w:rsidR="00CD4E19" w:rsidRPr="00E54DB8" w:rsidRDefault="00CD4E19" w:rsidP="00E54DB8">
      <w:pPr>
        <w:spacing w:line="276" w:lineRule="auto"/>
        <w:rPr>
          <w:rFonts w:asciiTheme="minorHAnsi" w:hAnsiTheme="minorHAnsi"/>
        </w:rPr>
      </w:pPr>
    </w:p>
    <w:p w14:paraId="1AFB0B6D" w14:textId="77777777" w:rsidR="00CD4E19" w:rsidRPr="00E54DB8" w:rsidRDefault="00CD4E19" w:rsidP="00E54DB8">
      <w:pPr>
        <w:pBdr>
          <w:top w:val="single" w:sz="4" w:space="1" w:color="auto"/>
          <w:left w:val="single" w:sz="4" w:space="4" w:color="auto"/>
          <w:bottom w:val="single" w:sz="4" w:space="1" w:color="auto"/>
          <w:right w:val="single" w:sz="4" w:space="4" w:color="auto"/>
        </w:pBdr>
        <w:spacing w:line="276" w:lineRule="auto"/>
        <w:jc w:val="center"/>
        <w:rPr>
          <w:rFonts w:asciiTheme="minorHAnsi" w:hAnsiTheme="minorHAnsi"/>
          <w:b/>
          <w:bCs/>
        </w:rPr>
      </w:pPr>
      <w:r w:rsidRPr="00E54DB8">
        <w:rPr>
          <w:rFonts w:asciiTheme="minorHAnsi" w:hAnsiTheme="minorHAnsi"/>
          <w:b/>
          <w:bCs/>
        </w:rPr>
        <w:t>Building on a Prototype</w:t>
      </w:r>
    </w:p>
    <w:p w14:paraId="0054A542" w14:textId="77777777" w:rsidR="00CD4E19" w:rsidRPr="00E54DB8" w:rsidRDefault="00CD4E19" w:rsidP="00E54DB8">
      <w:pPr>
        <w:spacing w:line="276" w:lineRule="auto"/>
        <w:rPr>
          <w:rFonts w:asciiTheme="minorHAnsi" w:hAnsiTheme="minorHAnsi"/>
          <w:u w:val="single"/>
        </w:rPr>
      </w:pPr>
    </w:p>
    <w:p w14:paraId="3F0DEFE1" w14:textId="038F5B8E" w:rsidR="00CD4E19" w:rsidRPr="00E54DB8" w:rsidRDefault="00CD4E19" w:rsidP="00E54DB8">
      <w:pPr>
        <w:spacing w:line="276" w:lineRule="auto"/>
        <w:rPr>
          <w:rFonts w:asciiTheme="minorHAnsi" w:hAnsiTheme="minorHAnsi"/>
        </w:rPr>
      </w:pPr>
      <w:r>
        <w:rPr>
          <w:rFonts w:asciiTheme="minorHAnsi" w:hAnsiTheme="minorHAnsi"/>
        </w:rPr>
        <w:t xml:space="preserve">The work builds on an existing research prototype: the World Historical Gazetteer (whgazetteer.org), an open-source platform and index developed over ten years at the University of Pittsburgh. The WHG is an open-source platform that indexes historical place attestations across time, language, and geography, links them to stable identifiers, and exposes them through a standard reconciliation API that any researcher, library, or application can use freely. WHG code, data and curriculum are all openly licensed. The platform is already in active use by researchers and digital libraries across dozens of countries.  The WHG currently has 1,286 registered users and is in active use by visitors from 155 countries, with 38,960 visitors and 79,568 pageviews over the last 12 months. We have created an index of </w:t>
      </w:r>
      <w:commentRangeStart w:id="0"/>
      <w:r>
        <w:rPr>
          <w:rFonts w:asciiTheme="minorHAnsi" w:hAnsiTheme="minorHAnsi"/>
        </w:rPr>
        <w:t>50,484,667 named entities drawn from 22 source gazetteers</w:t>
      </w:r>
      <w:commentRangeEnd w:id="0"/>
      <w:r>
        <w:rPr>
          <w:rStyle w:val="CommentReference"/>
        </w:rPr>
        <w:commentReference w:id="0"/>
      </w:r>
      <w:r>
        <w:rPr>
          <w:rFonts w:asciiTheme="minorHAnsi" w:hAnsiTheme="minorHAnsi"/>
        </w:rPr>
        <w:t>, with a codebase available on Github. However, budgetary limits constrain our growth trajectory and our ability to become a robust, secure, and widely used open-source infrastructure that sparks innovation, resists technical and socio-cultural vulnerabilities, and implements a sustainable organizational structure. The WHG relies on a team of two staff people whose jobs also involve other responsibilities, one software developer on a part-time contract, and a loose community of volunteer contributors.</w:t>
      </w:r>
    </w:p>
    <w:p w14:paraId="71B7CFA9" w14:textId="14B86D7F" w:rsidR="00CD4E19" w:rsidRPr="00E54DB8" w:rsidRDefault="00CD4E19" w:rsidP="00E54DB8">
      <w:pPr>
        <w:spacing w:line="276" w:lineRule="auto"/>
        <w:rPr>
          <w:rFonts w:asciiTheme="minorHAnsi" w:hAnsiTheme="minorHAnsi"/>
        </w:rPr>
      </w:pPr>
    </w:p>
    <w:p w14:paraId="20055CD8" w14:textId="3F0ECF57" w:rsidR="005E7D6B" w:rsidRPr="00E54DB8" w:rsidRDefault="00CD4E19" w:rsidP="00E54DB8">
      <w:pPr>
        <w:spacing w:line="276" w:lineRule="auto"/>
        <w:rPr>
          <w:rFonts w:asciiTheme="minorHAnsi" w:hAnsiTheme="minorHAnsi"/>
        </w:rPr>
      </w:pPr>
      <w:r w:rsidRPr="00E54DB8">
        <w:rPr>
          <w:rFonts w:asciiTheme="minorHAnsi" w:hAnsiTheme="minorHAnsi"/>
        </w:rPr>
        <w:t>Our proposal</w:t>
      </w:r>
      <w:r w:rsidR="005E7D6B" w:rsidRPr="00E54DB8">
        <w:rPr>
          <w:rFonts w:asciiTheme="minorHAnsi" w:hAnsiTheme="minorHAnsi"/>
        </w:rPr>
        <w:t xml:space="preserve"> </w:t>
      </w:r>
      <w:r w:rsidRPr="00E54DB8">
        <w:rPr>
          <w:rFonts w:asciiTheme="minorHAnsi" w:hAnsiTheme="minorHAnsi"/>
        </w:rPr>
        <w:t>aligns</w:t>
      </w:r>
      <w:r w:rsidR="005E7D6B" w:rsidRPr="00E54DB8">
        <w:rPr>
          <w:rFonts w:asciiTheme="minorHAnsi" w:hAnsiTheme="minorHAnsi"/>
        </w:rPr>
        <w:t xml:space="preserve"> with PESOSE priorities</w:t>
      </w:r>
      <w:r w:rsidRPr="00E54DB8">
        <w:rPr>
          <w:rFonts w:asciiTheme="minorHAnsi" w:hAnsiTheme="minorHAnsi"/>
        </w:rPr>
        <w:t xml:space="preserve"> for</w:t>
      </w:r>
      <w:r w:rsidR="005E7D6B" w:rsidRPr="00E54DB8">
        <w:rPr>
          <w:rFonts w:asciiTheme="minorHAnsi" w:hAnsiTheme="minorHAnsi"/>
        </w:rPr>
        <w:t xml:space="preserve"> planning, building and securing sustainable open-source ecosystems that translate research tools into widely used, resilient technologies</w:t>
      </w:r>
      <w:r w:rsidRPr="00E54DB8">
        <w:rPr>
          <w:rFonts w:asciiTheme="minorHAnsi" w:hAnsiTheme="minorHAnsi"/>
        </w:rPr>
        <w:t xml:space="preserve"> and to </w:t>
      </w:r>
    </w:p>
    <w:p w14:paraId="7CEC737D" w14:textId="03AD053C" w:rsidR="005E7D6B" w:rsidRPr="00E54DB8" w:rsidRDefault="005E7D6B" w:rsidP="00E54DB8">
      <w:pPr>
        <w:spacing w:line="276" w:lineRule="auto"/>
        <w:rPr>
          <w:rFonts w:asciiTheme="minorHAnsi" w:hAnsiTheme="minorHAnsi"/>
        </w:rPr>
      </w:pPr>
      <w:r w:rsidRPr="00E54DB8">
        <w:rPr>
          <w:rFonts w:asciiTheme="minorHAnsi" w:hAnsiTheme="minorHAnsi"/>
        </w:rPr>
        <w:t>translate open-source science and engineering focused research products into safe and sustainable ecosystems that address national and societal challenges</w:t>
      </w:r>
      <w:r w:rsidR="00CD4E19" w:rsidRPr="00E54DB8">
        <w:rPr>
          <w:rFonts w:asciiTheme="minorHAnsi" w:hAnsiTheme="minorHAnsi"/>
        </w:rPr>
        <w:t>. We seek funding for</w:t>
      </w:r>
      <w:r w:rsidRPr="00E54DB8">
        <w:rPr>
          <w:rFonts w:asciiTheme="minorHAnsi" w:hAnsiTheme="minorHAnsi"/>
        </w:rPr>
        <w:t xml:space="preserve"> the creation of managing organizations for </w:t>
      </w:r>
      <w:r w:rsidR="00CD4E19" w:rsidRPr="00E54DB8">
        <w:rPr>
          <w:rFonts w:asciiTheme="minorHAnsi" w:hAnsiTheme="minorHAnsi"/>
        </w:rPr>
        <w:t>the</w:t>
      </w:r>
      <w:r w:rsidRPr="00E54DB8">
        <w:rPr>
          <w:rFonts w:asciiTheme="minorHAnsi" w:hAnsiTheme="minorHAnsi"/>
        </w:rPr>
        <w:t xml:space="preserve"> ecosystem</w:t>
      </w:r>
      <w:r w:rsidR="00CD4E19" w:rsidRPr="00E54DB8">
        <w:rPr>
          <w:rFonts w:asciiTheme="minorHAnsi" w:hAnsiTheme="minorHAnsi"/>
        </w:rPr>
        <w:t xml:space="preserve"> we are creating</w:t>
      </w:r>
      <w:r w:rsidRPr="00E54DB8">
        <w:rPr>
          <w:rFonts w:asciiTheme="minorHAnsi" w:hAnsiTheme="minorHAnsi"/>
        </w:rPr>
        <w:t>, ensuring strong governance, distributed development, and broad user communities across academia, industry, and government.</w:t>
      </w:r>
    </w:p>
    <w:p w14:paraId="369B575A" w14:textId="77777777" w:rsidR="007E1274" w:rsidRPr="00E54DB8" w:rsidRDefault="007E1274" w:rsidP="00E54DB8">
      <w:pPr>
        <w:spacing w:line="276" w:lineRule="auto"/>
        <w:rPr>
          <w:rFonts w:asciiTheme="minorHAnsi" w:hAnsiTheme="minorHAnsi"/>
        </w:rPr>
      </w:pPr>
    </w:p>
    <w:p w14:paraId="1D693B1A" w14:textId="66F3C4A5" w:rsidR="009F46EB" w:rsidRPr="00E54DB8" w:rsidRDefault="000C52B7" w:rsidP="00E54DB8">
      <w:pPr>
        <w:pBdr>
          <w:top w:val="single" w:sz="4" w:space="1" w:color="auto"/>
          <w:left w:val="single" w:sz="4" w:space="4" w:color="auto"/>
          <w:bottom w:val="single" w:sz="4" w:space="1" w:color="auto"/>
          <w:right w:val="single" w:sz="4" w:space="4" w:color="auto"/>
        </w:pBdr>
        <w:spacing w:line="276" w:lineRule="auto"/>
        <w:jc w:val="center"/>
        <w:rPr>
          <w:rFonts w:asciiTheme="minorHAnsi" w:hAnsiTheme="minorHAnsi"/>
          <w:b/>
          <w:bCs/>
        </w:rPr>
      </w:pPr>
      <w:r w:rsidRPr="00E54DB8">
        <w:rPr>
          <w:rFonts w:asciiTheme="minorHAnsi" w:hAnsiTheme="minorHAnsi"/>
          <w:b/>
          <w:bCs/>
        </w:rPr>
        <w:t>Workp</w:t>
      </w:r>
      <w:r w:rsidR="007E1274" w:rsidRPr="00E54DB8">
        <w:rPr>
          <w:rFonts w:asciiTheme="minorHAnsi" w:hAnsiTheme="minorHAnsi"/>
          <w:b/>
          <w:bCs/>
        </w:rPr>
        <w:t>lan</w:t>
      </w:r>
    </w:p>
    <w:p w14:paraId="2FBF5444" w14:textId="77777777" w:rsidR="007E1274" w:rsidRPr="00E54DB8" w:rsidRDefault="007E1274" w:rsidP="00E54DB8">
      <w:pPr>
        <w:spacing w:line="276" w:lineRule="auto"/>
        <w:rPr>
          <w:rFonts w:asciiTheme="minorHAnsi" w:hAnsiTheme="minorHAnsi"/>
        </w:rPr>
      </w:pPr>
    </w:p>
    <w:p w14:paraId="5927551B" w14:textId="3F98F4CA" w:rsidR="00D77E12" w:rsidRPr="00E54DB8" w:rsidRDefault="005973B1" w:rsidP="00E54DB8">
      <w:pPr>
        <w:spacing w:line="276" w:lineRule="auto"/>
        <w:rPr>
          <w:rFonts w:asciiTheme="minorHAnsi" w:hAnsiTheme="minorHAnsi"/>
        </w:rPr>
      </w:pPr>
      <w:r>
        <w:rPr>
          <w:rFonts w:asciiTheme="minorHAnsi" w:hAnsiTheme="minorHAnsi"/>
        </w:rPr>
        <w:t>Hundreds of millions</w:t>
      </w:r>
      <w:r w:rsidR="00D77E12" w:rsidRPr="00E54DB8">
        <w:rPr>
          <w:rFonts w:asciiTheme="minorHAnsi" w:hAnsiTheme="minorHAnsi"/>
        </w:rPr>
        <w:t xml:space="preserve"> of place </w:t>
      </w:r>
      <w:r>
        <w:rPr>
          <w:rFonts w:asciiTheme="minorHAnsi" w:hAnsiTheme="minorHAnsi"/>
        </w:rPr>
        <w:t>references</w:t>
      </w:r>
      <w:r w:rsidR="00D77E12" w:rsidRPr="00E54DB8">
        <w:rPr>
          <w:rFonts w:asciiTheme="minorHAnsi" w:hAnsiTheme="minorHAnsi"/>
        </w:rPr>
        <w:t xml:space="preserve"> remain locked in printed maps, texts, and small unlinked datasets. Tens of thousands of digitized historical sources worldwide hold place name data in forms that no existing tool can extract, disambiguate, </w:t>
      </w:r>
      <w:r>
        <w:rPr>
          <w:rFonts w:asciiTheme="minorHAnsi" w:hAnsiTheme="minorHAnsi"/>
        </w:rPr>
        <w:t xml:space="preserve">connect, </w:t>
      </w:r>
      <w:r w:rsidR="00D77E12" w:rsidRPr="00E54DB8">
        <w:rPr>
          <w:rFonts w:asciiTheme="minorHAnsi" w:hAnsiTheme="minorHAnsi"/>
        </w:rPr>
        <w:t xml:space="preserve">and contribute to a shared index. </w:t>
      </w:r>
      <w:r>
        <w:rPr>
          <w:rFonts w:asciiTheme="minorHAnsi" w:hAnsiTheme="minorHAnsi"/>
        </w:rPr>
        <w:t>Building</w:t>
      </w:r>
      <w:r w:rsidR="003F58F4" w:rsidRPr="00E54DB8">
        <w:rPr>
          <w:rFonts w:asciiTheme="minorHAnsi" w:hAnsiTheme="minorHAnsi"/>
        </w:rPr>
        <w:t xml:space="preserve"> a </w:t>
      </w:r>
      <w:r w:rsidR="00C81ABC" w:rsidRPr="00E54DB8">
        <w:rPr>
          <w:rFonts w:asciiTheme="minorHAnsi" w:hAnsiTheme="minorHAnsi"/>
        </w:rPr>
        <w:t>robust</w:t>
      </w:r>
      <w:r>
        <w:rPr>
          <w:rFonts w:asciiTheme="minorHAnsi" w:hAnsiTheme="minorHAnsi"/>
        </w:rPr>
        <w:t xml:space="preserve">, </w:t>
      </w:r>
      <w:r w:rsidR="00C81ABC" w:rsidRPr="00E54DB8">
        <w:rPr>
          <w:rFonts w:asciiTheme="minorHAnsi" w:hAnsiTheme="minorHAnsi"/>
        </w:rPr>
        <w:t>stable</w:t>
      </w:r>
      <w:r>
        <w:rPr>
          <w:rFonts w:asciiTheme="minorHAnsi" w:hAnsiTheme="minorHAnsi"/>
        </w:rPr>
        <w:t>, and scalable</w:t>
      </w:r>
      <w:r w:rsidR="00D77E12" w:rsidRPr="00E54DB8">
        <w:rPr>
          <w:rFonts w:asciiTheme="minorHAnsi" w:hAnsiTheme="minorHAnsi"/>
        </w:rPr>
        <w:t xml:space="preserve"> platform, developing an effective API, </w:t>
      </w:r>
      <w:r w:rsidR="00C81ABC" w:rsidRPr="00E54DB8">
        <w:rPr>
          <w:rFonts w:asciiTheme="minorHAnsi" w:hAnsiTheme="minorHAnsi"/>
        </w:rPr>
        <w:t>fostering an</w:t>
      </w:r>
      <w:r w:rsidR="00D77E12" w:rsidRPr="00E54DB8">
        <w:rPr>
          <w:rFonts w:asciiTheme="minorHAnsi" w:hAnsiTheme="minorHAnsi"/>
        </w:rPr>
        <w:t xml:space="preserve"> educational ecosystem, and establishing the governing organization that sustains all of it</w:t>
      </w:r>
      <w:r w:rsidR="00C81ABC" w:rsidRPr="00E54DB8">
        <w:rPr>
          <w:rFonts w:asciiTheme="minorHAnsi" w:hAnsiTheme="minorHAnsi"/>
        </w:rPr>
        <w:t xml:space="preserve"> are impossible</w:t>
      </w:r>
      <w:r w:rsidR="00D77E12" w:rsidRPr="00E54DB8">
        <w:rPr>
          <w:rFonts w:asciiTheme="minorHAnsi" w:hAnsiTheme="minorHAnsi"/>
        </w:rPr>
        <w:t xml:space="preserve"> without dedicated investment. </w:t>
      </w:r>
      <w:r w:rsidR="00D77E12" w:rsidRPr="00E54DB8">
        <w:rPr>
          <w:rFonts w:asciiTheme="minorHAnsi" w:hAnsiTheme="minorHAnsi"/>
          <w:u w:val="single"/>
        </w:rPr>
        <w:t>We therefore propose four work packages</w:t>
      </w:r>
      <w:r w:rsidR="00D77E12" w:rsidRPr="00E54DB8">
        <w:rPr>
          <w:rFonts w:asciiTheme="minorHAnsi" w:hAnsiTheme="minorHAnsi"/>
        </w:rPr>
        <w:t xml:space="preserve"> </w:t>
      </w:r>
      <w:r w:rsidR="00A70250" w:rsidRPr="00E54DB8">
        <w:rPr>
          <w:rFonts w:asciiTheme="minorHAnsi" w:hAnsiTheme="minorHAnsi"/>
        </w:rPr>
        <w:t>t</w:t>
      </w:r>
      <w:r w:rsidR="007E1274" w:rsidRPr="00E54DB8">
        <w:rPr>
          <w:rFonts w:asciiTheme="minorHAnsi" w:hAnsiTheme="minorHAnsi"/>
        </w:rPr>
        <w:t>o build</w:t>
      </w:r>
      <w:r w:rsidR="00D77E12" w:rsidRPr="00E54DB8">
        <w:rPr>
          <w:rFonts w:asciiTheme="minorHAnsi" w:hAnsiTheme="minorHAnsi"/>
        </w:rPr>
        <w:t xml:space="preserve"> a sustainable, secure, governed open-source ecosystem</w:t>
      </w:r>
      <w:r>
        <w:rPr>
          <w:rFonts w:asciiTheme="minorHAnsi" w:hAnsiTheme="minorHAnsi"/>
        </w:rPr>
        <w:t xml:space="preserve"> for place knowledge</w:t>
      </w:r>
      <w:r w:rsidR="00D77E12" w:rsidRPr="00E54DB8">
        <w:rPr>
          <w:rFonts w:asciiTheme="minorHAnsi" w:hAnsiTheme="minorHAnsi"/>
        </w:rPr>
        <w:t>.</w:t>
      </w:r>
      <w:r w:rsidR="00A70250" w:rsidRPr="00E54DB8">
        <w:rPr>
          <w:rFonts w:asciiTheme="minorHAnsi" w:hAnsiTheme="minorHAnsi"/>
        </w:rPr>
        <w:t xml:space="preserve"> </w:t>
      </w:r>
    </w:p>
    <w:p w14:paraId="767CA024" w14:textId="77777777" w:rsidR="00A70250" w:rsidRPr="00E54DB8" w:rsidRDefault="00A70250" w:rsidP="00E54DB8">
      <w:pPr>
        <w:spacing w:line="276" w:lineRule="auto"/>
        <w:rPr>
          <w:rFonts w:asciiTheme="minorHAnsi" w:hAnsiTheme="minorHAnsi"/>
        </w:rPr>
      </w:pPr>
    </w:p>
    <w:p w14:paraId="56F0DED6" w14:textId="1A23834D" w:rsidR="00091C32" w:rsidRPr="00E54DB8" w:rsidRDefault="00091C32" w:rsidP="00E54DB8">
      <w:pPr>
        <w:spacing w:line="276" w:lineRule="auto"/>
        <w:rPr>
          <w:rFonts w:asciiTheme="minorHAnsi" w:hAnsiTheme="minorHAnsi"/>
          <w:u w:val="single"/>
        </w:rPr>
      </w:pPr>
      <w:r w:rsidRPr="00E54DB8">
        <w:rPr>
          <w:rFonts w:asciiTheme="minorHAnsi" w:hAnsiTheme="minorHAnsi"/>
          <w:u w:val="single"/>
        </w:rPr>
        <w:t xml:space="preserve">Work Package 1: Governance and </w:t>
      </w:r>
      <w:r w:rsidR="000C52B7" w:rsidRPr="00E54DB8">
        <w:rPr>
          <w:rFonts w:asciiTheme="minorHAnsi" w:hAnsiTheme="minorHAnsi"/>
          <w:u w:val="single"/>
        </w:rPr>
        <w:t>Clientele</w:t>
      </w:r>
    </w:p>
    <w:p w14:paraId="71A1A895" w14:textId="77777777" w:rsidR="00091C32" w:rsidRPr="00E54DB8" w:rsidRDefault="00091C32" w:rsidP="00E54DB8">
      <w:pPr>
        <w:spacing w:line="276" w:lineRule="auto"/>
        <w:rPr>
          <w:rFonts w:asciiTheme="minorHAnsi" w:hAnsiTheme="minorHAnsi"/>
        </w:rPr>
      </w:pPr>
    </w:p>
    <w:p w14:paraId="61CD4B19" w14:textId="51825EBC" w:rsidR="00091C32" w:rsidRPr="00E54DB8" w:rsidRDefault="00091C32" w:rsidP="00E54DB8">
      <w:pPr>
        <w:spacing w:after="180" w:line="276" w:lineRule="auto"/>
        <w:rPr>
          <w:rFonts w:asciiTheme="minorHAnsi" w:hAnsiTheme="minorHAnsi"/>
        </w:rPr>
      </w:pPr>
      <w:r w:rsidRPr="00E54DB8">
        <w:rPr>
          <w:rFonts w:asciiTheme="minorHAnsi" w:hAnsiTheme="minorHAnsi"/>
        </w:rPr>
        <w:t>This work package establishes organizational, legal, and governance frameworks for place knowledge infrastructure, building on past work by the World Historical Gazetteer. The goals of the work are to:</w:t>
      </w:r>
    </w:p>
    <w:p w14:paraId="1BC6D860" w14:textId="77777777" w:rsidR="00091C32" w:rsidRPr="00E54DB8" w:rsidRDefault="00091C32" w:rsidP="00E54DB8">
      <w:pPr>
        <w:pStyle w:val="ListParagraph"/>
        <w:numPr>
          <w:ilvl w:val="0"/>
          <w:numId w:val="4"/>
        </w:numPr>
        <w:spacing w:after="180" w:line="276" w:lineRule="auto"/>
        <w:contextualSpacing/>
        <w:rPr>
          <w:rFonts w:asciiTheme="minorHAnsi" w:hAnsiTheme="minorHAnsi"/>
        </w:rPr>
      </w:pPr>
      <w:r w:rsidRPr="00E54DB8">
        <w:rPr>
          <w:rFonts w:asciiTheme="minorHAnsi" w:hAnsiTheme="minorHAnsi"/>
        </w:rPr>
        <w:t>Establish an effective and sustainable organizational structure, business model, and governance format drawing on insights from our 2025 “Digital Initiative Sustainability Report” (Mostern and Straub, 2025) and supported by strategic consulting from Invest in Open Infrastructure.</w:t>
      </w:r>
    </w:p>
    <w:p w14:paraId="366789A2" w14:textId="00977CD4" w:rsidR="00091C32" w:rsidRPr="00E54DB8" w:rsidRDefault="00091C32" w:rsidP="00E54DB8">
      <w:pPr>
        <w:pStyle w:val="ListParagraph"/>
        <w:numPr>
          <w:ilvl w:val="0"/>
          <w:numId w:val="4"/>
        </w:numPr>
        <w:spacing w:after="180" w:line="276" w:lineRule="auto"/>
        <w:contextualSpacing/>
        <w:rPr>
          <w:rFonts w:asciiTheme="minorHAnsi" w:hAnsiTheme="minorHAnsi"/>
        </w:rPr>
      </w:pPr>
      <w:r w:rsidRPr="00E54DB8">
        <w:rPr>
          <w:rFonts w:asciiTheme="minorHAnsi" w:hAnsiTheme="minorHAnsi"/>
        </w:rPr>
        <w:lastRenderedPageBreak/>
        <w:t xml:space="preserve">Build reciprocal relationships with global open digital libraries and archives </w:t>
      </w:r>
      <w:r w:rsidR="00E54DB8" w:rsidRPr="00E54DB8">
        <w:rPr>
          <w:rFonts w:asciiTheme="minorHAnsi" w:hAnsiTheme="minorHAnsi"/>
        </w:rPr>
        <w:t xml:space="preserve">and other knowledge organizational systems (such as thesauruses, vocabularies, indexes, ontologies, standards, and taxonomies) </w:t>
      </w:r>
      <w:r w:rsidRPr="00E54DB8">
        <w:rPr>
          <w:rFonts w:asciiTheme="minorHAnsi" w:hAnsiTheme="minorHAnsi"/>
        </w:rPr>
        <w:t>to become the global hub for place knowledge. Create infrastructure and establish MOUs and contracts allowing partners to use our API and to contribute place knowledge from their holdings into our index.</w:t>
      </w:r>
    </w:p>
    <w:p w14:paraId="3D17CC84" w14:textId="77777777" w:rsidR="00091C32" w:rsidRPr="00E54DB8" w:rsidRDefault="00091C32" w:rsidP="00E54DB8">
      <w:pPr>
        <w:pStyle w:val="ListParagraph"/>
        <w:numPr>
          <w:ilvl w:val="0"/>
          <w:numId w:val="4"/>
        </w:numPr>
        <w:spacing w:after="180" w:line="276" w:lineRule="auto"/>
        <w:contextualSpacing/>
        <w:rPr>
          <w:rFonts w:asciiTheme="minorHAnsi" w:hAnsiTheme="minorHAnsi"/>
        </w:rPr>
      </w:pPr>
      <w:r w:rsidRPr="00E54DB8">
        <w:rPr>
          <w:rFonts w:asciiTheme="minorHAnsi" w:hAnsiTheme="minorHAnsi"/>
        </w:rPr>
        <w:t>Drawing on insights from PI Mostern’s participation in an NSF I-Corps cohort in 2024, perform and act upon customer discovery interviews to identify, engage with, and train core user bases across academia, government, industry, and civil society.</w:t>
      </w:r>
    </w:p>
    <w:p w14:paraId="550DB46D" w14:textId="77777777" w:rsidR="00091C32" w:rsidRPr="00E54DB8" w:rsidRDefault="00091C32" w:rsidP="00E54DB8">
      <w:pPr>
        <w:pStyle w:val="ListParagraph"/>
        <w:numPr>
          <w:ilvl w:val="0"/>
          <w:numId w:val="4"/>
        </w:numPr>
        <w:spacing w:after="180" w:line="276" w:lineRule="auto"/>
        <w:contextualSpacing/>
        <w:rPr>
          <w:rFonts w:asciiTheme="minorHAnsi" w:hAnsiTheme="minorHAnsi"/>
        </w:rPr>
      </w:pPr>
      <w:r w:rsidRPr="00E54DB8">
        <w:rPr>
          <w:rFonts w:asciiTheme="minorHAnsi" w:hAnsiTheme="minorHAnsi"/>
        </w:rPr>
        <w:t>Investigate open infrastructure business models, create legal and licensing arrangements with both contributors and end users, and develop needed software architecture, with the goal of generating revenue from large-scale users of our API and from other commercial consumers of our index.</w:t>
      </w:r>
    </w:p>
    <w:p w14:paraId="324D66BE" w14:textId="6B95E9AF" w:rsidR="00881521" w:rsidRPr="00E54DB8" w:rsidRDefault="00881521" w:rsidP="00E54DB8">
      <w:pPr>
        <w:pStyle w:val="ListParagraph"/>
        <w:numPr>
          <w:ilvl w:val="0"/>
          <w:numId w:val="4"/>
        </w:numPr>
        <w:spacing w:after="180" w:line="276" w:lineRule="auto"/>
        <w:contextualSpacing/>
        <w:rPr>
          <w:rFonts w:asciiTheme="minorHAnsi" w:hAnsiTheme="minorHAnsi"/>
        </w:rPr>
      </w:pPr>
      <w:r w:rsidRPr="00E54DB8">
        <w:rPr>
          <w:rFonts w:asciiTheme="minorHAnsi" w:hAnsiTheme="minorHAnsi"/>
        </w:rPr>
        <w:t>Create editorial and moderation boards to identify and solicit content, review potential data publications, and engage with a citizen science community of place knowledge experts and contributors.</w:t>
      </w:r>
    </w:p>
    <w:p w14:paraId="336F3E5A" w14:textId="7224CB5C" w:rsidR="006A466F" w:rsidRPr="00E54DB8" w:rsidRDefault="006A466F" w:rsidP="00E54DB8">
      <w:pPr>
        <w:pStyle w:val="ListParagraph"/>
        <w:numPr>
          <w:ilvl w:val="0"/>
          <w:numId w:val="4"/>
        </w:numPr>
        <w:spacing w:after="180" w:line="276" w:lineRule="auto"/>
        <w:contextualSpacing/>
        <w:rPr>
          <w:rFonts w:asciiTheme="minorHAnsi" w:hAnsiTheme="minorHAnsi"/>
        </w:rPr>
      </w:pPr>
      <w:r w:rsidRPr="00E54DB8">
        <w:rPr>
          <w:rFonts w:asciiTheme="minorHAnsi" w:hAnsiTheme="minorHAnsi"/>
        </w:rPr>
        <w:t xml:space="preserve">Ensure alignment with FAIR principles for data reuse and </w:t>
      </w:r>
      <w:r w:rsidR="00F71168" w:rsidRPr="00E54DB8">
        <w:rPr>
          <w:rFonts w:asciiTheme="minorHAnsi" w:hAnsiTheme="minorHAnsi"/>
        </w:rPr>
        <w:t>data ethics</w:t>
      </w:r>
      <w:r w:rsidRPr="00E54DB8">
        <w:rPr>
          <w:rFonts w:asciiTheme="minorHAnsi" w:hAnsiTheme="minorHAnsi"/>
        </w:rPr>
        <w:t xml:space="preserve"> practices such as CARE Principles </w:t>
      </w:r>
      <w:r w:rsidR="00E54DB8" w:rsidRPr="00E54DB8">
        <w:rPr>
          <w:rFonts w:asciiTheme="minorHAnsi" w:hAnsiTheme="minorHAnsi"/>
        </w:rPr>
        <w:t xml:space="preserve">and Local Contexts' Traditional Knowledge (TK) and Biocultural (BC) Labels </w:t>
      </w:r>
      <w:r w:rsidRPr="00E54DB8">
        <w:rPr>
          <w:rFonts w:asciiTheme="minorHAnsi" w:hAnsiTheme="minorHAnsi"/>
        </w:rPr>
        <w:t>(citations)</w:t>
      </w:r>
      <w:r w:rsidR="00E54DB8" w:rsidRPr="00E54DB8">
        <w:rPr>
          <w:rFonts w:asciiTheme="minorHAnsi" w:hAnsiTheme="minorHAnsi"/>
        </w:rPr>
        <w:t>.</w:t>
      </w:r>
    </w:p>
    <w:p w14:paraId="6AFC3DCA" w14:textId="20044DD5" w:rsidR="00F71168" w:rsidRPr="00E54DB8" w:rsidRDefault="00F71168" w:rsidP="00E54DB8">
      <w:pPr>
        <w:pStyle w:val="ListParagraph"/>
        <w:numPr>
          <w:ilvl w:val="0"/>
          <w:numId w:val="4"/>
        </w:numPr>
        <w:spacing w:after="180" w:line="276" w:lineRule="auto"/>
        <w:contextualSpacing/>
        <w:rPr>
          <w:rFonts w:asciiTheme="minorHAnsi" w:hAnsiTheme="minorHAnsi"/>
        </w:rPr>
      </w:pPr>
      <w:r w:rsidRPr="00E54DB8">
        <w:rPr>
          <w:rFonts w:asciiTheme="minorHAnsi" w:hAnsiTheme="minorHAnsi"/>
        </w:rPr>
        <w:t>Foster a vision for democratizing the digital public good though open licenses, persistent IDs, open metadata</w:t>
      </w:r>
      <w:r w:rsidR="00E54DB8" w:rsidRPr="00E54DB8">
        <w:rPr>
          <w:rFonts w:asciiTheme="minorHAnsi" w:hAnsiTheme="minorHAnsi"/>
        </w:rPr>
        <w:t>, and data and metadata interoperability so that resources can be located, compared, and reused across platforms as effectively as possible; and design for best practices for low-bandwidth environments, offline-first design, and mobile device compatibility. A related point about equity concerns accessibility for users with disabilities and users of less commonly indexed languages</w:t>
      </w:r>
      <w:r w:rsidRPr="00E54DB8">
        <w:rPr>
          <w:rFonts w:asciiTheme="minorHAnsi" w:hAnsiTheme="minorHAnsi"/>
        </w:rPr>
        <w:t xml:space="preserve">. </w:t>
      </w:r>
    </w:p>
    <w:p w14:paraId="3CDE0225" w14:textId="0ED0951A" w:rsidR="00091C32" w:rsidRPr="00E54DB8" w:rsidRDefault="00091C32" w:rsidP="00E54DB8">
      <w:pPr>
        <w:spacing w:line="276" w:lineRule="auto"/>
        <w:rPr>
          <w:rFonts w:asciiTheme="minorHAnsi" w:hAnsiTheme="minorHAnsi"/>
          <w:u w:val="single"/>
        </w:rPr>
      </w:pPr>
      <w:r w:rsidRPr="00E54DB8">
        <w:rPr>
          <w:rFonts w:asciiTheme="minorHAnsi" w:hAnsiTheme="minorHAnsi"/>
          <w:u w:val="single"/>
        </w:rPr>
        <w:t xml:space="preserve">Work Package 2: </w:t>
      </w:r>
      <w:r w:rsidR="000C52B7" w:rsidRPr="00E54DB8">
        <w:rPr>
          <w:rFonts w:asciiTheme="minorHAnsi" w:hAnsiTheme="minorHAnsi"/>
          <w:u w:val="single"/>
        </w:rPr>
        <w:t>Indexes and Vocabularies for</w:t>
      </w:r>
      <w:r w:rsidRPr="00E54DB8">
        <w:rPr>
          <w:rFonts w:asciiTheme="minorHAnsi" w:hAnsiTheme="minorHAnsi"/>
          <w:u w:val="single"/>
        </w:rPr>
        <w:t xml:space="preserve"> Place Knowledge</w:t>
      </w:r>
    </w:p>
    <w:p w14:paraId="4471B615" w14:textId="77777777" w:rsidR="000C52B7" w:rsidRPr="00E54DB8" w:rsidRDefault="000C52B7" w:rsidP="00E54DB8">
      <w:pPr>
        <w:spacing w:line="276" w:lineRule="auto"/>
        <w:rPr>
          <w:rFonts w:asciiTheme="minorHAnsi" w:hAnsiTheme="minorHAnsi"/>
          <w:u w:val="single"/>
        </w:rPr>
      </w:pPr>
    </w:p>
    <w:p w14:paraId="0779D4D7" w14:textId="43D677EE" w:rsidR="000C52B7" w:rsidRPr="00E54DB8" w:rsidRDefault="000C52B7" w:rsidP="00E54DB8">
      <w:pPr>
        <w:spacing w:after="180" w:line="276" w:lineRule="auto"/>
        <w:rPr>
          <w:rFonts w:asciiTheme="minorHAnsi" w:hAnsiTheme="minorHAnsi"/>
        </w:rPr>
      </w:pPr>
      <w:r w:rsidRPr="00E54DB8">
        <w:rPr>
          <w:rFonts w:asciiTheme="minorHAnsi" w:hAnsiTheme="minorHAnsi"/>
        </w:rPr>
        <w:t>Beyond information in contemporary digital maps and gazetteers, most of the world's knowledge about places, including almost all knowledge about historical place names and information about changes to place names and other characteristics (for instance changes to boundaries, parent-child relationships, and feature types) is locked in printed sources. Gazetteers, censuses, travel narratives, ship logs, administrative records, and other documents remain computationally inaccessible, representing hundreds of millions of historical place attestations that no existing index can reach. As PI Mostern has shown (Mostern and Southall, 2016), the printed gazetteer tradition spans centuries and continents and represents a vast, largely untapped reservoir of place name knowledge. Moreover, attestations about places (sources for information about them) are poorly represented in existing platforms, related places are seldom linked to one another, nor are multiple names for a given place (from different times, in different languages, utilized by different groups of people).  We therefore propose a plan of work to:</w:t>
      </w:r>
    </w:p>
    <w:p w14:paraId="67E6EDC8" w14:textId="1AD0D056" w:rsidR="000C52B7" w:rsidRPr="00E54DB8" w:rsidRDefault="000C52B7" w:rsidP="00E54DB8">
      <w:pPr>
        <w:pStyle w:val="ListParagraph"/>
        <w:numPr>
          <w:ilvl w:val="0"/>
          <w:numId w:val="5"/>
        </w:numPr>
        <w:spacing w:after="180" w:line="276" w:lineRule="auto"/>
        <w:contextualSpacing/>
        <w:rPr>
          <w:rFonts w:asciiTheme="minorHAnsi" w:hAnsiTheme="minorHAnsi"/>
        </w:rPr>
      </w:pPr>
      <w:r>
        <w:rPr>
          <w:rFonts w:asciiTheme="minorHAnsi" w:hAnsiTheme="minorHAnsi"/>
        </w:rPr>
        <w:t xml:space="preserve">Build upon recent work </w:t>
      </w:r>
      <w:commentRangeStart w:id="1"/>
      <w:r>
        <w:rPr>
          <w:rFonts w:asciiTheme="minorHAnsi" w:hAnsiTheme="minorHAnsi"/>
        </w:rPr>
        <w:t>(Gadd, 2026)</w:t>
      </w:r>
      <w:commentRangeEnd w:id="1"/>
      <w:r>
        <w:rPr>
          <w:rStyle w:val="CommentReference"/>
        </w:rPr>
        <w:commentReference w:id="1"/>
      </w:r>
      <w:r>
        <w:rPr>
          <w:rFonts w:asciiTheme="minorHAnsi" w:hAnsiTheme="minorHAnsi"/>
        </w:rPr>
        <w:t xml:space="preserve"> to perform human-expert AI-assisted identification of place names in print gazetteers and other place-rich sources. A significant portion of this work involves human editorial labor: identifying sources, assessing quality, resolving ambiguities, and integrating content into the index. Our work also includes developing and openly publishing a multilingual AI pipeline for extracting historical place attestations from scanned printed sources. </w:t>
      </w:r>
    </w:p>
    <w:p w14:paraId="213CFBE8" w14:textId="77777777" w:rsidR="000C52B7" w:rsidRPr="00E54DB8" w:rsidRDefault="000C52B7" w:rsidP="00E54DB8">
      <w:pPr>
        <w:pStyle w:val="ListParagraph"/>
        <w:numPr>
          <w:ilvl w:val="0"/>
          <w:numId w:val="5"/>
        </w:numPr>
        <w:spacing w:after="180" w:line="276" w:lineRule="auto"/>
        <w:contextualSpacing/>
        <w:rPr>
          <w:rFonts w:asciiTheme="minorHAnsi" w:hAnsiTheme="minorHAnsi"/>
        </w:rPr>
      </w:pPr>
      <w:r w:rsidRPr="00E54DB8">
        <w:rPr>
          <w:rFonts w:asciiTheme="minorHAnsi" w:hAnsiTheme="minorHAnsi"/>
        </w:rPr>
        <w:t>In collaboration with Machines Reading Maps (citation), we implement existing prototypes for extracting, cleaning, and linking place knowledge from historical maps at scale.</w:t>
      </w:r>
    </w:p>
    <w:p w14:paraId="3B98BC7D" w14:textId="77777777" w:rsidR="000C52B7" w:rsidRPr="00E54DB8" w:rsidRDefault="000C52B7" w:rsidP="00E54DB8">
      <w:pPr>
        <w:pStyle w:val="ListParagraph"/>
        <w:numPr>
          <w:ilvl w:val="0"/>
          <w:numId w:val="5"/>
        </w:numPr>
        <w:spacing w:after="180" w:line="276" w:lineRule="auto"/>
        <w:contextualSpacing/>
        <w:rPr>
          <w:rFonts w:asciiTheme="minorHAnsi" w:hAnsiTheme="minorHAnsi"/>
        </w:rPr>
      </w:pPr>
      <w:r w:rsidRPr="00E54DB8">
        <w:rPr>
          <w:rFonts w:asciiTheme="minorHAnsi" w:hAnsiTheme="minorHAnsi"/>
        </w:rPr>
        <w:t xml:space="preserve">Build on existing ontologies from the Getty Art and Architecture Thesaurus (citation) to create vocabularies, metadata extensions and other needed sets of terminology for connecting place knowledge and supporting semantically rich search, discovery, and visualization (for instance place change types, place types, and place relationship types).  </w:t>
      </w:r>
    </w:p>
    <w:p w14:paraId="437779A2" w14:textId="0A337A1F" w:rsidR="00881521" w:rsidRDefault="00881521" w:rsidP="00E54DB8">
      <w:pPr>
        <w:pStyle w:val="ListParagraph"/>
        <w:numPr>
          <w:ilvl w:val="0"/>
          <w:numId w:val="5"/>
        </w:numPr>
        <w:spacing w:after="180" w:line="276" w:lineRule="auto"/>
        <w:contextualSpacing/>
        <w:rPr>
          <w:rFonts w:asciiTheme="minorHAnsi" w:hAnsiTheme="minorHAnsi"/>
        </w:rPr>
      </w:pPr>
      <w:r w:rsidRPr="00E54DB8">
        <w:rPr>
          <w:rFonts w:asciiTheme="minorHAnsi" w:hAnsiTheme="minorHAnsi"/>
        </w:rPr>
        <w:t xml:space="preserve">Integrate </w:t>
      </w:r>
      <w:r w:rsidR="006A466F" w:rsidRPr="00E54DB8">
        <w:rPr>
          <w:rFonts w:asciiTheme="minorHAnsi" w:hAnsiTheme="minorHAnsi"/>
        </w:rPr>
        <w:t xml:space="preserve">data about </w:t>
      </w:r>
      <w:r w:rsidRPr="00E54DB8">
        <w:rPr>
          <w:rFonts w:asciiTheme="minorHAnsi" w:hAnsiTheme="minorHAnsi"/>
        </w:rPr>
        <w:t xml:space="preserve">current and past </w:t>
      </w:r>
      <w:r w:rsidR="006A466F" w:rsidRPr="00E54DB8">
        <w:rPr>
          <w:rFonts w:asciiTheme="minorHAnsi" w:hAnsiTheme="minorHAnsi"/>
        </w:rPr>
        <w:t xml:space="preserve">climate and environmental conditions </w:t>
      </w:r>
      <w:r w:rsidRPr="00E54DB8">
        <w:rPr>
          <w:rFonts w:asciiTheme="minorHAnsi" w:hAnsiTheme="minorHAnsi"/>
        </w:rPr>
        <w:t>with sociocultural place knowledge.</w:t>
      </w:r>
    </w:p>
    <w:p w14:paraId="4991FC7D" w14:textId="66D2BE99" w:rsidR="005973B1" w:rsidRPr="00E54DB8" w:rsidRDefault="005973B1" w:rsidP="00E54DB8">
      <w:pPr>
        <w:pStyle w:val="ListParagraph"/>
        <w:numPr>
          <w:ilvl w:val="0"/>
          <w:numId w:val="5"/>
        </w:numPr>
        <w:spacing w:after="180" w:line="276" w:lineRule="auto"/>
        <w:contextualSpacing/>
        <w:rPr>
          <w:rFonts w:asciiTheme="minorHAnsi" w:hAnsiTheme="minorHAnsi"/>
        </w:rPr>
      </w:pPr>
      <w:r>
        <w:rPr>
          <w:rFonts w:asciiTheme="minorHAnsi" w:hAnsiTheme="minorHAnsi"/>
        </w:rPr>
        <w:t xml:space="preserve">Improve modelling, linking, and visualization of non-administrative places with ambiguous status and spatial extent: regions and neighborhoods (e.g. “the Midwest”). </w:t>
      </w:r>
    </w:p>
    <w:p w14:paraId="1CE1D244" w14:textId="5F254884" w:rsidR="00E54DB8" w:rsidRPr="00E54DB8" w:rsidRDefault="00E54DB8" w:rsidP="00E54DB8">
      <w:pPr>
        <w:pStyle w:val="ListParagraph"/>
        <w:numPr>
          <w:ilvl w:val="0"/>
          <w:numId w:val="5"/>
        </w:numPr>
        <w:spacing w:after="180" w:line="276" w:lineRule="auto"/>
        <w:contextualSpacing/>
        <w:rPr>
          <w:rFonts w:asciiTheme="minorHAnsi" w:hAnsiTheme="minorHAnsi"/>
        </w:rPr>
      </w:pPr>
      <w:r w:rsidRPr="00E54DB8">
        <w:rPr>
          <w:rFonts w:asciiTheme="minorHAnsi" w:hAnsiTheme="minorHAnsi"/>
        </w:rPr>
        <w:t>Register ontologies at Basic Register of Thesauri, Ontologies, and Classifications (BARTOC), the Virtual International Authority File (VIAF), and other appropriate platforms for discoverability and interoperability and expose metadata for crawling and harvesting by aggregators like the Registry of Open Access Repositories (ROAR).</w:t>
      </w:r>
    </w:p>
    <w:p w14:paraId="075A54DD" w14:textId="4235097F" w:rsidR="00D77E12" w:rsidRPr="00E54DB8" w:rsidRDefault="000C52B7" w:rsidP="00E54DB8">
      <w:pPr>
        <w:spacing w:line="276" w:lineRule="auto"/>
        <w:rPr>
          <w:rFonts w:asciiTheme="minorHAnsi" w:hAnsiTheme="minorHAnsi"/>
          <w:u w:val="single"/>
        </w:rPr>
      </w:pPr>
      <w:r w:rsidRPr="00E54DB8">
        <w:rPr>
          <w:rFonts w:asciiTheme="minorHAnsi" w:hAnsiTheme="minorHAnsi"/>
          <w:u w:val="single"/>
        </w:rPr>
        <w:t>Work Package 3: Platform and Software</w:t>
      </w:r>
      <w:r w:rsidR="009F46EB" w:rsidRPr="00E54DB8">
        <w:rPr>
          <w:rFonts w:asciiTheme="minorHAnsi" w:hAnsiTheme="minorHAnsi"/>
          <w:u w:val="single"/>
        </w:rPr>
        <w:t xml:space="preserve"> Infrastructure</w:t>
      </w:r>
    </w:p>
    <w:p w14:paraId="4AC503BF" w14:textId="77777777" w:rsidR="000C52B7" w:rsidRPr="00E54DB8" w:rsidRDefault="000C52B7" w:rsidP="00E54DB8">
      <w:pPr>
        <w:spacing w:line="276" w:lineRule="auto"/>
        <w:rPr>
          <w:rFonts w:asciiTheme="minorHAnsi" w:hAnsiTheme="minorHAnsi"/>
          <w:u w:val="single"/>
        </w:rPr>
      </w:pPr>
    </w:p>
    <w:p w14:paraId="52537F52" w14:textId="77777777" w:rsidR="006A466F" w:rsidRPr="00E54DB8" w:rsidRDefault="006A466F" w:rsidP="00E54DB8">
      <w:pPr>
        <w:spacing w:after="180" w:line="276" w:lineRule="auto"/>
        <w:rPr>
          <w:rFonts w:asciiTheme="minorHAnsi" w:hAnsiTheme="minorHAnsi"/>
        </w:rPr>
      </w:pPr>
      <w:r>
        <w:rPr>
          <w:rFonts w:asciiTheme="minorHAnsi" w:hAnsiTheme="minorHAnsi"/>
        </w:rPr>
        <w:t xml:space="preserve">This work package implements an open-source attestation graph data model as well as user tools appropriate to publication, search, and visualization for a large and diverse user community and for an index of hundreds of millions of place entities ranging in scale from buildings to continents.  The goal is infrastructure that governments, libraries, AI developers, and businesses can </w:t>
      </w:r>
      <w:commentRangeStart w:id="2"/>
      <w:r>
        <w:rPr>
          <w:rFonts w:asciiTheme="minorHAnsi" w:hAnsiTheme="minorHAnsi"/>
        </w:rPr>
        <w:t>build on with confidence</w:t>
      </w:r>
      <w:commentRangeEnd w:id="2"/>
      <w:r>
        <w:rPr>
          <w:rStyle w:val="CommentReference"/>
        </w:rPr>
        <w:commentReference w:id="2"/>
      </w:r>
      <w:r>
        <w:rPr>
          <w:rFonts w:asciiTheme="minorHAnsi" w:hAnsiTheme="minorHAnsi"/>
        </w:rPr>
        <w:t>. We propose a plan of work to:</w:t>
      </w:r>
    </w:p>
    <w:p w14:paraId="68484F78" w14:textId="77777777" w:rsidR="006A466F" w:rsidRPr="00E54DB8" w:rsidRDefault="006A466F" w:rsidP="00E54DB8">
      <w:pPr>
        <w:pStyle w:val="ListParagraph"/>
        <w:numPr>
          <w:ilvl w:val="0"/>
          <w:numId w:val="6"/>
        </w:numPr>
        <w:spacing w:after="180" w:line="276" w:lineRule="auto"/>
        <w:contextualSpacing/>
        <w:rPr>
          <w:rFonts w:asciiTheme="minorHAnsi" w:hAnsiTheme="minorHAnsi"/>
        </w:rPr>
      </w:pPr>
      <w:r>
        <w:rPr>
          <w:rFonts w:asciiTheme="minorHAnsi" w:hAnsiTheme="minorHAnsi"/>
        </w:rPr>
        <w:t xml:space="preserve">Build an attestation graph model hosted on </w:t>
      </w:r>
      <w:commentRangeStart w:id="3"/>
      <w:r>
        <w:rPr>
          <w:rFonts w:asciiTheme="minorHAnsi" w:hAnsiTheme="minorHAnsi"/>
        </w:rPr>
        <w:t>an open-source graph platform</w:t>
      </w:r>
      <w:commentRangeEnd w:id="3"/>
      <w:r>
        <w:rPr>
          <w:rStyle w:val="CommentReference"/>
        </w:rPr>
        <w:commentReference w:id="3"/>
      </w:r>
      <w:r>
        <w:rPr>
          <w:rFonts w:asciiTheme="minorHAnsi" w:hAnsiTheme="minorHAnsi"/>
        </w:rPr>
        <w:t xml:space="preserve">. </w:t>
      </w:r>
    </w:p>
    <w:p w14:paraId="391D90E7" w14:textId="5EAD8881" w:rsidR="006A466F" w:rsidRPr="00E54DB8" w:rsidRDefault="006A466F" w:rsidP="00E54DB8">
      <w:pPr>
        <w:pStyle w:val="ListParagraph"/>
        <w:numPr>
          <w:ilvl w:val="0"/>
          <w:numId w:val="6"/>
        </w:numPr>
        <w:spacing w:after="180" w:line="276" w:lineRule="auto"/>
        <w:contextualSpacing/>
        <w:rPr>
          <w:rFonts w:asciiTheme="minorHAnsi" w:hAnsiTheme="minorHAnsi"/>
        </w:rPr>
      </w:pPr>
      <w:r w:rsidRPr="00E54DB8">
        <w:rPr>
          <w:rFonts w:asciiTheme="minorHAnsi" w:hAnsiTheme="minorHAnsi"/>
        </w:rPr>
        <w:t xml:space="preserve">To support contributions of place datasets and to allow contributors to hard link their contributed places to entities in the index, build a production-ready contributor Workbench capable of handling datasets of hundreds of thousands of records and supporting efficient, </w:t>
      </w:r>
      <w:r w:rsidR="005973B1" w:rsidRPr="00E54DB8">
        <w:rPr>
          <w:rFonts w:asciiTheme="minorHAnsi" w:hAnsiTheme="minorHAnsi"/>
        </w:rPr>
        <w:t>computationally assisted</w:t>
      </w:r>
      <w:r w:rsidRPr="00E54DB8">
        <w:rPr>
          <w:rFonts w:asciiTheme="minorHAnsi" w:hAnsiTheme="minorHAnsi"/>
        </w:rPr>
        <w:t>, high-quality publications of data and metadata.</w:t>
      </w:r>
    </w:p>
    <w:p w14:paraId="3E4CAD62" w14:textId="77777777" w:rsidR="006A466F" w:rsidRPr="00E54DB8" w:rsidRDefault="006A466F" w:rsidP="00E54DB8">
      <w:pPr>
        <w:pStyle w:val="ListParagraph"/>
        <w:numPr>
          <w:ilvl w:val="0"/>
          <w:numId w:val="6"/>
        </w:numPr>
        <w:spacing w:after="180" w:line="276" w:lineRule="auto"/>
        <w:contextualSpacing/>
        <w:rPr>
          <w:rFonts w:asciiTheme="minorHAnsi" w:hAnsiTheme="minorHAnsi"/>
        </w:rPr>
      </w:pPr>
      <w:r w:rsidRPr="00E54DB8">
        <w:rPr>
          <w:rFonts w:asciiTheme="minorHAnsi" w:hAnsiTheme="minorHAnsi"/>
        </w:rPr>
        <w:t xml:space="preserve">Implement a developer-facing software development kit (SDK) so that other platforms and applications can integrate with WHG's index directly without custom engineering on their end. </w:t>
      </w:r>
    </w:p>
    <w:p w14:paraId="1EA45CAC" w14:textId="77777777" w:rsidR="006A466F" w:rsidRPr="00E54DB8" w:rsidRDefault="006A466F" w:rsidP="00E54DB8">
      <w:pPr>
        <w:pStyle w:val="ListParagraph"/>
        <w:numPr>
          <w:ilvl w:val="0"/>
          <w:numId w:val="6"/>
        </w:numPr>
        <w:spacing w:after="180" w:line="276" w:lineRule="auto"/>
        <w:contextualSpacing/>
        <w:rPr>
          <w:rFonts w:asciiTheme="minorHAnsi" w:hAnsiTheme="minorHAnsi"/>
        </w:rPr>
      </w:pPr>
      <w:r>
        <w:rPr>
          <w:rFonts w:asciiTheme="minorHAnsi" w:hAnsiTheme="minorHAnsi"/>
        </w:rPr>
        <w:t xml:space="preserve">Publish an API including </w:t>
      </w:r>
      <w:commentRangeStart w:id="4"/>
      <w:r>
        <w:rPr>
          <w:rFonts w:asciiTheme="minorHAnsi" w:hAnsiTheme="minorHAnsi"/>
        </w:rPr>
        <w:t>usage metering for commercial users</w:t>
      </w:r>
      <w:commentRangeEnd w:id="4"/>
      <w:r>
        <w:rPr>
          <w:rStyle w:val="CommentReference"/>
        </w:rPr>
        <w:commentReference w:id="4"/>
      </w:r>
      <w:r>
        <w:rPr>
          <w:rFonts w:asciiTheme="minorHAnsi" w:hAnsiTheme="minorHAnsi"/>
        </w:rPr>
        <w:t xml:space="preserve">, real-time data feeds, and webhook support so that downstream systems stay synchronized with index updates as they happen. </w:t>
      </w:r>
    </w:p>
    <w:p w14:paraId="228404AF" w14:textId="77777777" w:rsidR="006A466F" w:rsidRPr="00E54DB8" w:rsidRDefault="006A466F" w:rsidP="00E54DB8">
      <w:pPr>
        <w:pStyle w:val="ListParagraph"/>
        <w:numPr>
          <w:ilvl w:val="0"/>
          <w:numId w:val="6"/>
        </w:numPr>
        <w:spacing w:after="180" w:line="276" w:lineRule="auto"/>
        <w:contextualSpacing/>
        <w:rPr>
          <w:rFonts w:asciiTheme="minorHAnsi" w:hAnsiTheme="minorHAnsi"/>
        </w:rPr>
      </w:pPr>
      <w:r w:rsidRPr="00E54DB8">
        <w:rPr>
          <w:rFonts w:asciiTheme="minorHAnsi" w:hAnsiTheme="minorHAnsi"/>
        </w:rPr>
        <w:lastRenderedPageBreak/>
        <w:t xml:space="preserve">Design data visualization to support seamless zooming from individual buildings to the global index, result filtering on facets including time, place, theme, and other and a public-facing dashboard will make WHG's coverage, growth, and usage statistics transparent to any potential contributor or partner. </w:t>
      </w:r>
    </w:p>
    <w:p w14:paraId="08E5F1F8" w14:textId="68E9F5F3" w:rsidR="00F71168" w:rsidRPr="00E54DB8" w:rsidRDefault="00F71168" w:rsidP="00E54DB8">
      <w:pPr>
        <w:pStyle w:val="ListParagraph"/>
        <w:numPr>
          <w:ilvl w:val="0"/>
          <w:numId w:val="6"/>
        </w:numPr>
        <w:spacing w:after="180" w:line="276" w:lineRule="auto"/>
        <w:contextualSpacing/>
        <w:rPr>
          <w:rFonts w:asciiTheme="minorHAnsi" w:hAnsiTheme="minorHAnsi"/>
        </w:rPr>
      </w:pPr>
      <w:r w:rsidRPr="00E54DB8">
        <w:rPr>
          <w:rFonts w:asciiTheme="minorHAnsi" w:hAnsiTheme="minorHAnsi"/>
        </w:rPr>
        <w:t>Implement strategies to ensure alignment with data and code sustainability best practices such as LOCKSS-type initiative and dark archiving.</w:t>
      </w:r>
    </w:p>
    <w:p w14:paraId="08E5F1F8" w14:textId="68E9F5F3" w:rsidR="00F71168" w:rsidRPr="00E54DB8" w:rsidRDefault="00F71168" w:rsidP="00E54DB8">
      <w:pPr>
        <w:pStyle w:val="ListParagraph"/>
        <w:numPr>
          <w:ilvl w:val="0"/>
          <w:numId w:val="6"/>
        </w:numPr>
        <w:spacing w:after="180" w:line="276" w:lineRule="auto"/>
        <w:contextualSpacing/>
        <w:rPr>
          <w:ins w:id="1001" w:author="Stephen Gadd" w:date="2026-07-21T09:00:00Z"/>
          <w:rFonts w:asciiTheme="minorHAnsi" w:hAnsiTheme="minorHAnsi"/>
        </w:rPr>
      </w:pPr>
      <w:ins w:id="1002" w:author="Stephen Gadd" w:date="2026-07-21T09:00:00Z">
        <w:r>
          <w:t xml:space="preserve">Provision and operate the production back-end infrastructure — elastic compute, storage and indexing capacity, redundancy, and monitored uptime — required to serve an index of hundreds of millions of records to large-scale and commercial consumers reliably. This hosting and operations capacity is distinct from the application code and is a recurring cost that the revenue model in Work Package 1 is designed to help sustain.</w:t>
        </w:r>
      </w:ins>
    </w:p>
    <w:p w14:paraId="08F0FEB4" w14:textId="77777777" w:rsidR="00F85040" w:rsidRPr="00E54DB8" w:rsidRDefault="00F85040" w:rsidP="00E54DB8">
      <w:pPr>
        <w:spacing w:line="276" w:lineRule="auto"/>
        <w:rPr>
          <w:rFonts w:asciiTheme="minorHAnsi" w:hAnsiTheme="minorHAnsi"/>
        </w:rPr>
      </w:pPr>
    </w:p>
    <w:p w14:paraId="56EA96FB" w14:textId="77777777" w:rsidR="006A466F" w:rsidRPr="00E54DB8" w:rsidRDefault="00F85040" w:rsidP="00E54DB8">
      <w:pPr>
        <w:spacing w:line="276" w:lineRule="auto"/>
        <w:rPr>
          <w:rFonts w:asciiTheme="minorHAnsi" w:hAnsiTheme="minorHAnsi"/>
        </w:rPr>
      </w:pPr>
      <w:r w:rsidRPr="00E54DB8">
        <w:rPr>
          <w:rFonts w:asciiTheme="minorHAnsi" w:hAnsiTheme="minorHAnsi"/>
          <w:u w:val="single"/>
        </w:rPr>
        <w:t>Work Package 4: Open Educational Resources</w:t>
      </w:r>
      <w:r w:rsidR="00D60149" w:rsidRPr="00E54DB8">
        <w:rPr>
          <w:rFonts w:asciiTheme="minorHAnsi" w:hAnsiTheme="minorHAnsi"/>
        </w:rPr>
        <w:t xml:space="preserve">  </w:t>
      </w:r>
    </w:p>
    <w:p w14:paraId="53651411" w14:textId="77777777" w:rsidR="006A466F" w:rsidRPr="00E54DB8" w:rsidRDefault="006A466F" w:rsidP="00E54DB8">
      <w:pPr>
        <w:spacing w:line="276" w:lineRule="auto"/>
        <w:rPr>
          <w:rFonts w:asciiTheme="minorHAnsi" w:hAnsiTheme="minorHAnsi"/>
        </w:rPr>
      </w:pPr>
    </w:p>
    <w:p w14:paraId="53481D11" w14:textId="15525FEA" w:rsidR="00ED29E6" w:rsidRPr="00E54DB8" w:rsidRDefault="006A466F" w:rsidP="00E54DB8">
      <w:pPr>
        <w:spacing w:line="276" w:lineRule="auto"/>
        <w:rPr>
          <w:rFonts w:asciiTheme="minorHAnsi" w:hAnsiTheme="minorHAnsi"/>
        </w:rPr>
      </w:pPr>
      <w:r w:rsidRPr="00E54DB8">
        <w:rPr>
          <w:rFonts w:asciiTheme="minorHAnsi" w:hAnsiTheme="minorHAnsi"/>
        </w:rPr>
        <w:t xml:space="preserve">The goal of this work package is to </w:t>
      </w:r>
      <w:r w:rsidR="009F46EB" w:rsidRPr="00E54DB8">
        <w:rPr>
          <w:rFonts w:asciiTheme="minorHAnsi" w:hAnsiTheme="minorHAnsi"/>
        </w:rPr>
        <w:t>produce openly licensed curriculum materials, teaching datasets, and pedagogical frameworks for secondary and post-secondary instruction across history, geography, digital humanities, and computational social science</w:t>
      </w:r>
      <w:r w:rsidRPr="00E54DB8">
        <w:rPr>
          <w:rFonts w:asciiTheme="minorHAnsi" w:hAnsiTheme="minorHAnsi"/>
        </w:rPr>
        <w:t xml:space="preserve"> aligned with UNESCO recommendations (UNESCO 2019)</w:t>
      </w:r>
      <w:r w:rsidR="00F71168" w:rsidRPr="00E54DB8">
        <w:rPr>
          <w:rFonts w:asciiTheme="minorHAnsi" w:hAnsiTheme="minorHAnsi"/>
        </w:rPr>
        <w:t>. This workplan will:</w:t>
      </w:r>
    </w:p>
    <w:p w14:paraId="0346FBDE" w14:textId="663ADA96" w:rsidR="00F71168" w:rsidRPr="00E54DB8" w:rsidRDefault="00F71168" w:rsidP="00E54DB8">
      <w:pPr>
        <w:pStyle w:val="ListParagraph"/>
        <w:numPr>
          <w:ilvl w:val="0"/>
          <w:numId w:val="7"/>
        </w:numPr>
        <w:spacing w:line="276" w:lineRule="auto"/>
        <w:rPr>
          <w:rFonts w:asciiTheme="minorHAnsi" w:hAnsiTheme="minorHAnsi"/>
        </w:rPr>
      </w:pPr>
      <w:r w:rsidRPr="00E54DB8">
        <w:rPr>
          <w:rFonts w:asciiTheme="minorHAnsi" w:hAnsiTheme="minorHAnsi"/>
        </w:rPr>
        <w:t>Produce openly licensed curriculum materials, teaching datasets, and pedagogical frameworks for secondary and post-secondary instruction across history, geography, digital humanities, and computational social science.</w:t>
      </w:r>
    </w:p>
    <w:p w14:paraId="1776640A" w14:textId="1F58FA79" w:rsidR="00F71168" w:rsidRPr="00E54DB8" w:rsidRDefault="00F71168" w:rsidP="00E54DB8">
      <w:pPr>
        <w:pStyle w:val="ListParagraph"/>
        <w:numPr>
          <w:ilvl w:val="0"/>
          <w:numId w:val="7"/>
        </w:numPr>
        <w:spacing w:line="276" w:lineRule="auto"/>
        <w:rPr>
          <w:rFonts w:asciiTheme="minorHAnsi" w:hAnsiTheme="minorHAnsi"/>
        </w:rPr>
      </w:pPr>
      <w:r w:rsidRPr="00E54DB8">
        <w:rPr>
          <w:rFonts w:asciiTheme="minorHAnsi" w:hAnsiTheme="minorHAnsi"/>
        </w:rPr>
        <w:t>Design classroom-friendly software tools that allow students to engage in place-based reasoning and storytelling.</w:t>
      </w:r>
    </w:p>
    <w:p w14:paraId="44199C92" w14:textId="728D663B" w:rsidR="00F71168" w:rsidRPr="00E54DB8" w:rsidRDefault="00F71168" w:rsidP="00E54DB8">
      <w:pPr>
        <w:pStyle w:val="ListParagraph"/>
        <w:numPr>
          <w:ilvl w:val="0"/>
          <w:numId w:val="7"/>
        </w:numPr>
        <w:spacing w:line="276" w:lineRule="auto"/>
        <w:rPr>
          <w:rFonts w:asciiTheme="minorHAnsi" w:hAnsiTheme="minorHAnsi"/>
        </w:rPr>
      </w:pPr>
      <w:r w:rsidRPr="00E54DB8">
        <w:rPr>
          <w:rFonts w:asciiTheme="minorHAnsi" w:hAnsiTheme="minorHAnsi"/>
        </w:rPr>
        <w:t>Identify, scope, and build connections with existing national and institutional open repositories and knowledge hubs.</w:t>
      </w:r>
    </w:p>
    <w:p w14:paraId="1FBBCB1B" w14:textId="7C3B66A5" w:rsidR="00F71168" w:rsidRDefault="00F71168" w:rsidP="00E54DB8">
      <w:pPr>
        <w:pStyle w:val="ListParagraph"/>
        <w:numPr>
          <w:ilvl w:val="0"/>
          <w:numId w:val="7"/>
        </w:numPr>
        <w:spacing w:line="276" w:lineRule="auto"/>
        <w:rPr>
          <w:rFonts w:asciiTheme="minorHAnsi" w:hAnsiTheme="minorHAnsi"/>
        </w:rPr>
      </w:pPr>
      <w:r w:rsidRPr="00E54DB8">
        <w:rPr>
          <w:rFonts w:asciiTheme="minorHAnsi" w:hAnsiTheme="minorHAnsi"/>
        </w:rPr>
        <w:t>Ensure the use of data standards that are amenable to interoperability, editing, remixing, and localization.</w:t>
      </w:r>
    </w:p>
    <w:p w14:paraId="4AC503BF" w14:textId="77777777" w:rsidR="000C52B7" w:rsidRPr="00E54DB8" w:rsidRDefault="000C52B7" w:rsidP="00E54DB8">
      <w:pPr>
        <w:spacing w:line="276" w:lineRule="auto"/>
        <w:rPr>
          <w:ins w:id="1003" w:author="Stephen Gadd" w:date="2026-07-21T09:00:00Z"/>
          <w:rFonts w:asciiTheme="minorHAnsi" w:hAnsiTheme="minorHAnsi"/>
          <w:u w:val="single"/>
        </w:rPr>
      </w:pPr>
    </w:p>
    <w:p w14:paraId="4AC503BF" w14:textId="77777777" w:rsidR="000C52B7" w:rsidRPr="00E54DB8" w:rsidRDefault="000C52B7" w:rsidP="00E54DB8">
      <w:pPr>
        <w:spacing w:line="276" w:lineRule="auto"/>
        <w:rPr>
          <w:ins w:id="1004" w:author="Stephen Gadd" w:date="2026-07-21T09:00:00Z"/>
          <w:rFonts w:asciiTheme="minorHAnsi" w:hAnsiTheme="minorHAnsi"/>
          <w:u w:val="single"/>
        </w:rPr>
      </w:pPr>
      <w:ins w:id="1005" w:author="Stephen Gadd" w:date="2026-07-21T09:00:00Z">
        <w:r>
          <w:rPr>
            <w:b/>
            <w:u w:val="single"/>
          </w:rPr>
          <w:t xml:space="preserve">Security and Quality Control</w:t>
        </w:r>
      </w:ins>
    </w:p>
    <w:p w14:paraId="4AC503BF" w14:textId="77777777" w:rsidR="000C52B7" w:rsidRPr="00E54DB8" w:rsidRDefault="000C52B7" w:rsidP="00E54DB8">
      <w:pPr>
        <w:spacing w:line="276" w:lineRule="auto"/>
        <w:rPr>
          <w:ins w:id="1006" w:author="Stephen Gadd" w:date="2026-07-21T09:00:00Z"/>
          <w:rFonts w:asciiTheme="minorHAnsi" w:hAnsiTheme="minorHAnsi"/>
          <w:u w:val="single"/>
        </w:rPr>
      </w:pPr>
      <w:ins w:id="1007" w:author="Stephen Gadd" w:date="2026-07-21T09:00:00Z">
        <w:r>
          <w:t xml:space="preserve">Because the ecosystem invites external contributions and depends on an AI-assisted extraction pipeline, security and quality control are built into its design rather than treated as an afterthought. Access is authenticated through per-user API keys and tokens issued via the contributor profile, with capped, metered usage that both protects the service and underpins the commercial API tier described in Work Packages 1 and 3. Contribution requires a verified ORCiD identity, and datasets are reviewed by the editorial board before publication, with each record carrying its source and licence provenance. Per-contributor and per-contribution rollback allows any submission to be cleanly reverted, and changes to the index are versioned and auditable. Place attestations produced by the extraction pipeline (Work Package 2) are generated with recorded source-to-attestation lineage, versioned models, and human review before entering the shared index. The codebase is maintained with dependency and vulnerability scanning, code review, and controlled, signed releases, and the index and its history are preserved through redundant, distributed storage on LOCKSS-type principles together with dark archiving. Together these measures address the “secure” mandate of the PESOSE program across identity, integrity, supply chain, and preservation.</w:t>
        </w:r>
      </w:ins>
    </w:p>
    <w:p w14:paraId="4AC503BF" w14:textId="77777777" w:rsidR="000C52B7" w:rsidRPr="00E54DB8" w:rsidRDefault="000C52B7" w:rsidP="00E54DB8">
      <w:pPr>
        <w:spacing w:line="276" w:lineRule="auto"/>
        <w:rPr>
          <w:ins w:id="1008" w:author="Stephen Gadd" w:date="2026-07-21T09:00:00Z"/>
          <w:rFonts w:asciiTheme="minorHAnsi" w:hAnsiTheme="minorHAnsi"/>
          <w:u w:val="single"/>
        </w:rPr>
      </w:pPr>
    </w:p>
    <w:p w14:paraId="4AC503BF" w14:textId="77777777" w:rsidR="000C52B7" w:rsidRPr="00E54DB8" w:rsidRDefault="000C52B7" w:rsidP="00E54DB8">
      <w:pPr>
        <w:spacing w:line="276" w:lineRule="auto"/>
        <w:rPr>
          <w:ins w:id="1009" w:author="Stephen Gadd" w:date="2026-07-21T09:00:00Z"/>
          <w:rFonts w:asciiTheme="minorHAnsi" w:hAnsiTheme="minorHAnsi"/>
          <w:u w:val="single"/>
        </w:rPr>
      </w:pPr>
      <w:ins w:id="1010" w:author="Stephen Gadd" w:date="2026-07-21T09:00:00Z">
        <w:r>
          <w:rPr>
            <w:b/>
            <w:u w:val="single"/>
          </w:rPr>
          <w:t xml:space="preserve">Licensing</w:t>
        </w:r>
      </w:ins>
    </w:p>
    <w:p w14:paraId="4AC503BF" w14:textId="77777777" w:rsidR="000C52B7" w:rsidRPr="00E54DB8" w:rsidRDefault="000C52B7" w:rsidP="00E54DB8">
      <w:pPr>
        <w:spacing w:line="276" w:lineRule="auto"/>
        <w:rPr>
          <w:ins w:id="1011" w:author="Stephen Gadd" w:date="2026-07-21T09:00:00Z"/>
          <w:rFonts w:asciiTheme="minorHAnsi" w:hAnsiTheme="minorHAnsi"/>
          <w:u w:val="single"/>
        </w:rPr>
      </w:pPr>
      <w:ins w:id="1012" w:author="Stephen Gadd" w:date="2026-07-21T09:00:00Z">
        <w:r>
          <w:t xml:space="preserve">WHG code, data, and curriculum are openly licensed, and all software and derived outputs produced under this project will be released under open licences. The index aggregates content from many independent sources under a range of terms: much is fully open (CC0 or CC-BY), while some carries share-alike (for example, GB1900 is CC-BY-SA) or non-commercial conditions. Our approach records each source's licence as provenance metadata carried with every record, surfaces attribution at the platform level, and honours share-alike and non-commercial terms in any commercial API tier rather than relicensing restricted content. This allows the ecosystem to generate revenue from permissively licensed content and value-added services while fully respecting the rights of upstream contributors, and gives downstream users clear, machine-readable licence information for every place record they consume.</w:t>
        </w:r>
      </w:ins>
    </w:p>
    <w:p w14:paraId="49C6F69C" w14:textId="77777777" w:rsidR="005973B1" w:rsidRDefault="005973B1" w:rsidP="005973B1">
      <w:pPr>
        <w:spacing w:line="276" w:lineRule="auto"/>
        <w:rPr>
          <w:rFonts w:asciiTheme="minorHAnsi" w:hAnsiTheme="minorHAnsi"/>
        </w:rPr>
      </w:pPr>
    </w:p>
    <w:p w14:paraId="2C3D370B" w14:textId="4721B303" w:rsidR="005973B1" w:rsidRDefault="005973B1" w:rsidP="005973B1">
      <w:pPr>
        <w:spacing w:line="276" w:lineRule="auto"/>
        <w:rPr>
          <w:rFonts w:asciiTheme="minorHAnsi" w:hAnsiTheme="minorHAnsi"/>
          <w:b/>
          <w:bCs/>
        </w:rPr>
      </w:pPr>
      <w:r w:rsidRPr="005973B1">
        <w:rPr>
          <w:rFonts w:asciiTheme="minorHAnsi" w:hAnsiTheme="minorHAnsi"/>
          <w:b/>
          <w:bCs/>
          <w:highlight w:val="yellow"/>
        </w:rPr>
        <w:t>Still Missing</w:t>
      </w:r>
    </w:p>
    <w:p w14:paraId="32C0E26A" w14:textId="77777777" w:rsidR="005973B1" w:rsidRDefault="005973B1" w:rsidP="005973B1">
      <w:pPr>
        <w:spacing w:line="276" w:lineRule="auto"/>
        <w:rPr>
          <w:rFonts w:asciiTheme="minorHAnsi" w:hAnsiTheme="minorHAnsi"/>
          <w:b/>
          <w:bCs/>
        </w:rPr>
      </w:pPr>
    </w:p>
    <w:p w14:paraId="15A9F26C" w14:textId="75F57805" w:rsidR="005973B1" w:rsidRPr="005973B1" w:rsidRDefault="005973B1" w:rsidP="005973B1">
      <w:pPr>
        <w:pStyle w:val="ListParagraph"/>
        <w:numPr>
          <w:ilvl w:val="0"/>
          <w:numId w:val="8"/>
        </w:numPr>
        <w:spacing w:line="276" w:lineRule="auto"/>
        <w:rPr>
          <w:rFonts w:asciiTheme="minorHAnsi" w:hAnsiTheme="minorHAnsi"/>
          <w:b/>
          <w:bCs/>
        </w:rPr>
      </w:pPr>
      <w:r>
        <w:rPr>
          <w:rFonts w:asciiTheme="minorHAnsi" w:hAnsiTheme="minorHAnsi"/>
        </w:rPr>
        <w:t>Licensing Approach (Criterion #4)</w:t>
      </w:r>
    </w:p>
    <w:p w14:paraId="54CC186F" w14:textId="63B32198" w:rsidR="005973B1" w:rsidRPr="005973B1" w:rsidRDefault="005973B1" w:rsidP="005973B1">
      <w:pPr>
        <w:pStyle w:val="ListParagraph"/>
        <w:numPr>
          <w:ilvl w:val="0"/>
          <w:numId w:val="8"/>
        </w:numPr>
        <w:spacing w:line="276" w:lineRule="auto"/>
        <w:rPr>
          <w:rFonts w:asciiTheme="minorHAnsi" w:hAnsiTheme="minorHAnsi"/>
          <w:b/>
          <w:bCs/>
        </w:rPr>
      </w:pPr>
      <w:commentRangeStart w:id="5"/>
      <w:r>
        <w:rPr>
          <w:rFonts w:asciiTheme="minorHAnsi" w:hAnsiTheme="minorHAnsi"/>
        </w:rPr>
        <w:t>Security/quality-control Infrastructure (Criterion #5)</w:t>
      </w:r>
      <w:commentRangeEnd w:id="5"/>
      <w:r>
        <w:rPr>
          <w:rStyle w:val="CommentReference"/>
        </w:rPr>
        <w:commentReference w:id="5"/>
      </w:r>
      <w:r>
        <w:rPr>
          <w:rFonts w:asciiTheme="minorHAnsi" w:hAnsiTheme="minorHAnsi"/>
        </w:rPr>
        <w:t>.  Claude says: “this is the one that will hurt most given the program is literally called "Secure Open-Source Ecosystems." Your only nod to security is the phrase "resists technical and socio-cultural vulnerabilities," which is decorative, not a plan. The solicitation explicitly wants identity/access management, secure modification and release practices, vulnerability patching, and chain-of-custody for contributed data. None of that appears. WP3 has a "sustainability" bullet (LOCKSS, dark archiving) but nothing on access control, contributor vetting, data integrity, or supply-chain risk for the AI extraction pipeline you're building in WP2. For a program born out of open-source security concerns, this is a significant gap, not a stylistic one.”</w:t>
      </w:r>
    </w:p>
    <w:p w14:paraId="69949857" w14:textId="3D92466D" w:rsidR="005973B1" w:rsidRPr="005973B1" w:rsidRDefault="005973B1" w:rsidP="005973B1">
      <w:pPr>
        <w:pStyle w:val="ListParagraph"/>
        <w:numPr>
          <w:ilvl w:val="0"/>
          <w:numId w:val="8"/>
        </w:numPr>
        <w:spacing w:line="276" w:lineRule="auto"/>
        <w:rPr>
          <w:rFonts w:asciiTheme="minorHAnsi" w:hAnsiTheme="minorHAnsi"/>
          <w:b/>
          <w:bCs/>
        </w:rPr>
      </w:pPr>
      <w:r>
        <w:rPr>
          <w:rFonts w:asciiTheme="minorHAnsi" w:hAnsiTheme="minorHAnsi"/>
        </w:rPr>
        <w:t>Milestones/Evaluation Plan (Criterion #6)</w:t>
      </w:r>
    </w:p>
    <w:p w14:paraId="5B3B2C35" w14:textId="47F3D2E6" w:rsidR="005973B1" w:rsidRPr="005973B1" w:rsidRDefault="005973B1" w:rsidP="005973B1">
      <w:pPr>
        <w:pStyle w:val="ListParagraph"/>
        <w:numPr>
          <w:ilvl w:val="0"/>
          <w:numId w:val="8"/>
        </w:numPr>
        <w:spacing w:line="276" w:lineRule="auto"/>
        <w:rPr>
          <w:rFonts w:asciiTheme="minorHAnsi" w:hAnsiTheme="minorHAnsi"/>
          <w:b/>
          <w:bCs/>
        </w:rPr>
      </w:pPr>
      <w:r>
        <w:rPr>
          <w:rFonts w:asciiTheme="minorHAnsi" w:hAnsiTheme="minorHAnsi"/>
        </w:rPr>
        <w:t>Team Qualifications</w:t>
      </w:r>
    </w:p>
    <w:p w14:paraId="3030DED7" w14:textId="1DA8EB03" w:rsidR="005973B1" w:rsidRPr="006E2043" w:rsidRDefault="006E2043" w:rsidP="005973B1">
      <w:pPr>
        <w:pStyle w:val="ListParagraph"/>
        <w:numPr>
          <w:ilvl w:val="0"/>
          <w:numId w:val="8"/>
        </w:numPr>
        <w:spacing w:line="276" w:lineRule="auto"/>
        <w:rPr>
          <w:rFonts w:asciiTheme="minorHAnsi" w:hAnsiTheme="minorHAnsi"/>
          <w:b/>
          <w:bCs/>
        </w:rPr>
      </w:pPr>
      <w:r>
        <w:rPr>
          <w:rFonts w:asciiTheme="minorHAnsi" w:hAnsiTheme="minorHAnsi"/>
        </w:rPr>
        <w:t>I-Corps for PESOSE is mandatory for Track 2</w:t>
      </w:r>
    </w:p>
    <w:p w14:paraId="38B24612" w14:textId="3EC5495F" w:rsidR="006E2043" w:rsidRPr="005973B1" w:rsidRDefault="006E2043" w:rsidP="005973B1">
      <w:pPr>
        <w:pStyle w:val="ListParagraph"/>
        <w:numPr>
          <w:ilvl w:val="0"/>
          <w:numId w:val="8"/>
        </w:numPr>
        <w:spacing w:line="276" w:lineRule="auto"/>
        <w:rPr>
          <w:rFonts w:asciiTheme="minorHAnsi" w:hAnsiTheme="minorHAnsi"/>
          <w:b/>
          <w:bCs/>
        </w:rPr>
      </w:pPr>
      <w:r>
        <w:rPr>
          <w:rFonts w:asciiTheme="minorHAnsi" w:hAnsiTheme="minorHAnsi"/>
        </w:rPr>
        <w:lastRenderedPageBreak/>
        <w:t>Claude says: “</w:t>
      </w:r>
      <w:r w:rsidRPr="006E2043">
        <w:rPr>
          <w:rFonts w:asciiTheme="minorHAnsi" w:hAnsiTheme="minorHAnsi"/>
        </w:rPr>
        <w:t>Right now a reviewer could reasonably ask "why not just use GeoNames?" and you don't preempt that.</w:t>
      </w:r>
      <w:r>
        <w:rPr>
          <w:rFonts w:asciiTheme="minorHAnsi" w:hAnsiTheme="minorHAnsi"/>
        </w:rPr>
        <w:t xml:space="preserve">” </w:t>
      </w:r>
      <w:r w:rsidRPr="006E2043">
        <w:rPr>
          <w:rFonts w:asciiTheme="minorHAnsi" w:hAnsiTheme="minorHAnsi"/>
        </w:rPr>
        <w:sym w:font="Wingdings" w:char="F0E0"/>
      </w:r>
      <w:r>
        <w:rPr>
          <w:rFonts w:asciiTheme="minorHAnsi" w:hAnsiTheme="minorHAnsi"/>
        </w:rPr>
        <w:t xml:space="preserve"> I didn’t want to make it too much about history,</w:t>
      </w:r>
      <w:r w:rsidR="00831BC5">
        <w:rPr>
          <w:rFonts w:asciiTheme="minorHAnsi" w:hAnsiTheme="minorHAnsi"/>
        </w:rPr>
        <w:t xml:space="preserve"> and to make it distinct from what we’ve already done at WHG,</w:t>
      </w:r>
      <w:r>
        <w:rPr>
          <w:rFonts w:asciiTheme="minorHAnsi" w:hAnsiTheme="minorHAnsi"/>
        </w:rPr>
        <w:t xml:space="preserve"> but maybe I went too far….</w:t>
      </w:r>
    </w:p>
    <w:sectPr w:rsidR="006E2043" w:rsidRPr="005973B1">
      <w:pgSz w:w="12240" w:h="15840"/>
      <w:pgMar w:top="1080" w:right="1080" w:bottom="1080" w:left="1080" w:header="708" w:footer="708"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Stephen Gadd" w:initials="SG" w:date="2026-07-21T07:46:45Z">
    <w:p>
      <w:pPr>
        <w:pStyle w:val="CommentText"/>
      </w:pPr>
      <w:r>
        <w:rPr>
          <w:rStyle w:val="CommentReference"/>
        </w:rPr>
        <w:annotationRef/>
      </w:r>
      <w:r>
        <w:t>These ~50M entities are mostly places, and new sources mostly add attestations/toponyms of places already indexed rather than new entities, so entity count grows slowly. “Hundreds of millions” is accurate for attestations / place references, not for entities — worth aligning that usage (cf. “hundreds of millions of place references” in the Workplan vs “place entities” in WP3) so it doesn't read as an order-of-magnitude jump in entities.</w:t>
      </w:r>
    </w:p>
  </w:comment>
  <w:comment w:id="1" w:author="Stephen Gadd" w:initials="SG" w:date="2026-07-21T07:46:45Z">
    <w:p>
      <w:pPr>
        <w:pStyle w:val="CommentText"/>
      </w:pPr>
      <w:r>
        <w:rPr>
          <w:rStyle w:val="CommentReference"/>
        </w:rPr>
        <w:annotationRef/>
      </w:r>
      <w:r>
        <w:t>This refers to the live GOTW proof-of-concept (acknowledged as such, surfacing the achievable refinements). GB-STAMP is a separate experiment, to be published later as a processing exemplar and dataset — so don't cite it as complete. Worth a phrase noting extracted attestations pass human review and carry recorded provenance before entering the shared index (Criterion #5).</w:t>
      </w:r>
    </w:p>
  </w:comment>
  <w:comment w:id="2" w:author="Stephen Gadd" w:initials="SG" w:date="2026-07-21T07:46:45Z">
    <w:p>
      <w:pPr>
        <w:pStyle w:val="CommentText"/>
      </w:pPr>
      <w:r>
        <w:rPr>
          <w:rStyle w:val="CommentReference"/>
        </w:rPr>
        <w:annotationRef/>
      </w:r>
      <w:r>
        <w:t>This is where the large-scale / commercial-consumer point lands: serving hundreds of millions of records to those users reliably is a back-end problem (compute, storage, indexing capacity, redundancy, monitored uptime), not just a software one. I've inserted a WP3 bullet making that explicit and tying the recurring hosting cost to the WP1 revenue model — those consumers are exactly who that model charges. It also strengthens the funding case: robust infrastructure, not only code, is what the investment buys.</w:t>
      </w:r>
    </w:p>
  </w:comment>
  <w:comment w:id="3" w:author="Stephen Gadd" w:initials="SG" w:date="2026-07-21T07:46:45Z">
    <w:p>
      <w:pPr>
        <w:pStyle w:val="CommentText"/>
      </w:pPr>
      <w:r>
        <w:rPr>
          <w:rStyle w:val="CommentReference"/>
        </w:rPr>
        <w:annotationRef/>
      </w:r>
      <w:r>
        <w:t>This is already scoped, so we can state it with confidence rather than as an aspiration: the v4 graph/attestation model is documented (docs.whgazetteer.org/content/v4.html) and built on the Pelagios place-attestation-ontology, which ISHI/WHG is leading. Suggest citing both to preempt the “which platform / is it designed yet?” question.</w:t>
      </w:r>
    </w:p>
  </w:comment>
  <w:comment w:id="4" w:author="Stephen Gadd" w:initials="SG" w:date="2026-07-21T07:46:45Z">
    <w:p>
      <w:pPr>
        <w:pStyle w:val="CommentText"/>
      </w:pPr>
      <w:r>
        <w:rPr>
          <w:rStyle w:val="CommentReference"/>
        </w:rPr>
        <w:annotationRef/>
      </w:r>
      <w:r>
        <w:t>Part of this is already live: API keys/tokens are issued via the User Profile and usage is capped and metered, so the commercial-metering story is real today (worth saying so; it also cross-references WP1's revenue model). The genuinely new items are real-time feeds and webhooks. That existing key + metering layer is also most of the Criterion #5 identity/access-management answer.</w:t>
      </w:r>
    </w:p>
  </w:comment>
  <w:comment w:id="5" w:author="Stephen Gadd" w:initials="SG" w:date="2026-07-21T07:46:45Z">
    <w:p>
      <w:pPr>
        <w:pStyle w:val="CommentText"/>
      </w:pPr>
      <w:r>
        <w:rPr>
          <w:rStyle w:val="CommentReference"/>
        </w:rPr>
        <w:annotationRef/>
      </w:r>
      <w:r>
        <w:t>Criteria #4 and #5 are now drafted below as inserted sections (“Security and Quality Control” and “Licensing”). Once accepted, these two “Still Missing” bullets can be removed.</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602BB" w14:textId="77777777" w:rsidR="00661795" w:rsidRDefault="00661795" w:rsidP="00CD4E19">
      <w:r>
        <w:separator/>
      </w:r>
    </w:p>
  </w:endnote>
  <w:endnote w:type="continuationSeparator" w:id="0">
    <w:p w14:paraId="34007743" w14:textId="77777777" w:rsidR="00661795" w:rsidRDefault="00661795" w:rsidP="00CD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C6D71" w14:textId="77777777" w:rsidR="00661795" w:rsidRDefault="00661795" w:rsidP="00CD4E19">
      <w:r>
        <w:separator/>
      </w:r>
    </w:p>
  </w:footnote>
  <w:footnote w:type="continuationSeparator" w:id="0">
    <w:p w14:paraId="7EBEE69D" w14:textId="77777777" w:rsidR="00661795" w:rsidRDefault="00661795" w:rsidP="00CD4E19">
      <w:r>
        <w:continuationSeparator/>
      </w:r>
    </w:p>
  </w:footnote>
  <w:footnote w:id="1">
    <w:p w14:paraId="52A1BC05" w14:textId="27738E69" w:rsidR="00CD4E19" w:rsidRPr="00CD4E19" w:rsidRDefault="00CD4E19">
      <w:pPr>
        <w:pStyle w:val="FootnoteText"/>
        <w:rPr>
          <w:lang w:val="en-US"/>
        </w:rPr>
      </w:pPr>
      <w:r>
        <w:rPr>
          <w:rStyle w:val="FootnoteReference"/>
        </w:rPr>
        <w:footnoteRef/>
      </w:r>
      <w:r>
        <w:t xml:space="preserve"> </w:t>
      </w:r>
      <w:r>
        <w:rPr>
          <w:lang w:val="en-US"/>
        </w:rPr>
        <w:t>Needs citations</w:t>
      </w:r>
    </w:p>
  </w:footnote>
  <w:footnote w:id="2">
    <w:p w14:paraId="6D16D1BB" w14:textId="4282B5ED" w:rsidR="00CD4E19" w:rsidRPr="00CD4E19" w:rsidRDefault="00CD4E19">
      <w:pPr>
        <w:pStyle w:val="FootnoteText"/>
      </w:pPr>
      <w:r>
        <w:rPr>
          <w:rStyle w:val="FootnoteReference"/>
        </w:rPr>
        <w:footnoteRef/>
      </w:r>
      <w:r>
        <w:t xml:space="preserve"> Needs citations</w:t>
      </w:r>
    </w:p>
  </w:footnote>
  <w:footnote w:id="3">
    <w:p w14:paraId="07BA28B4" w14:textId="0C808530" w:rsidR="00CD4E19" w:rsidRPr="00CD4E19" w:rsidRDefault="00CD4E19">
      <w:pPr>
        <w:pStyle w:val="FootnoteText"/>
        <w:rPr>
          <w:lang w:val="en-US"/>
        </w:rPr>
      </w:pPr>
      <w:r>
        <w:rPr>
          <w:rStyle w:val="FootnoteReference"/>
        </w:rPr>
        <w:footnoteRef/>
      </w:r>
      <w:r>
        <w:t xml:space="preserve"> </w:t>
      </w:r>
      <w:r w:rsidRPr="00CD4E19">
        <w:t>https://www.un.org/en/desa/geographical-names-why-do-they-matter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058C9"/>
    <w:multiLevelType w:val="hybridMultilevel"/>
    <w:tmpl w:val="C42A24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12865"/>
    <w:multiLevelType w:val="hybridMultilevel"/>
    <w:tmpl w:val="D8721A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16C77"/>
    <w:multiLevelType w:val="hybridMultilevel"/>
    <w:tmpl w:val="A35EFD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7B541D"/>
    <w:multiLevelType w:val="hybridMultilevel"/>
    <w:tmpl w:val="654ED7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DC423D"/>
    <w:multiLevelType w:val="hybridMultilevel"/>
    <w:tmpl w:val="9D66B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690D1B"/>
    <w:multiLevelType w:val="hybridMultilevel"/>
    <w:tmpl w:val="FF260DF2"/>
    <w:lvl w:ilvl="0" w:tplc="7AAC7F0C">
      <w:start w:val="1"/>
      <w:numFmt w:val="bullet"/>
      <w:lvlText w:val="●"/>
      <w:lvlJc w:val="left"/>
      <w:pPr>
        <w:ind w:left="720" w:hanging="360"/>
      </w:pPr>
    </w:lvl>
    <w:lvl w:ilvl="1" w:tplc="6DDAA174">
      <w:start w:val="1"/>
      <w:numFmt w:val="bullet"/>
      <w:lvlText w:val="○"/>
      <w:lvlJc w:val="left"/>
      <w:pPr>
        <w:ind w:left="1440" w:hanging="360"/>
      </w:pPr>
    </w:lvl>
    <w:lvl w:ilvl="2" w:tplc="47D4E5AA">
      <w:start w:val="1"/>
      <w:numFmt w:val="bullet"/>
      <w:lvlText w:val="■"/>
      <w:lvlJc w:val="left"/>
      <w:pPr>
        <w:ind w:left="2160" w:hanging="360"/>
      </w:pPr>
    </w:lvl>
    <w:lvl w:ilvl="3" w:tplc="6D82AA96">
      <w:start w:val="1"/>
      <w:numFmt w:val="bullet"/>
      <w:lvlText w:val="●"/>
      <w:lvlJc w:val="left"/>
      <w:pPr>
        <w:ind w:left="2880" w:hanging="360"/>
      </w:pPr>
    </w:lvl>
    <w:lvl w:ilvl="4" w:tplc="B41C248C">
      <w:start w:val="1"/>
      <w:numFmt w:val="bullet"/>
      <w:lvlText w:val="○"/>
      <w:lvlJc w:val="left"/>
      <w:pPr>
        <w:ind w:left="3600" w:hanging="360"/>
      </w:pPr>
    </w:lvl>
    <w:lvl w:ilvl="5" w:tplc="95EADCC2">
      <w:start w:val="1"/>
      <w:numFmt w:val="bullet"/>
      <w:lvlText w:val="■"/>
      <w:lvlJc w:val="left"/>
      <w:pPr>
        <w:ind w:left="4320" w:hanging="360"/>
      </w:pPr>
    </w:lvl>
    <w:lvl w:ilvl="6" w:tplc="AF562096">
      <w:start w:val="1"/>
      <w:numFmt w:val="bullet"/>
      <w:lvlText w:val="●"/>
      <w:lvlJc w:val="left"/>
      <w:pPr>
        <w:ind w:left="5040" w:hanging="360"/>
      </w:pPr>
    </w:lvl>
    <w:lvl w:ilvl="7" w:tplc="7B70EC48">
      <w:start w:val="1"/>
      <w:numFmt w:val="bullet"/>
      <w:lvlText w:val="●"/>
      <w:lvlJc w:val="left"/>
      <w:pPr>
        <w:ind w:left="5760" w:hanging="360"/>
      </w:pPr>
    </w:lvl>
    <w:lvl w:ilvl="8" w:tplc="407E76AE">
      <w:start w:val="1"/>
      <w:numFmt w:val="bullet"/>
      <w:lvlText w:val="●"/>
      <w:lvlJc w:val="left"/>
      <w:pPr>
        <w:ind w:left="6480" w:hanging="360"/>
      </w:pPr>
    </w:lvl>
  </w:abstractNum>
  <w:abstractNum w:abstractNumId="6" w15:restartNumberingAfterBreak="0">
    <w:nsid w:val="36D4261E"/>
    <w:multiLevelType w:val="hybridMultilevel"/>
    <w:tmpl w:val="91FAA1D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03337D"/>
    <w:multiLevelType w:val="hybridMultilevel"/>
    <w:tmpl w:val="1E6A3916"/>
    <w:lvl w:ilvl="0" w:tplc="04090019">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56023992">
    <w:abstractNumId w:val="5"/>
    <w:lvlOverride w:ilvl="0">
      <w:startOverride w:val="1"/>
    </w:lvlOverride>
  </w:num>
  <w:num w:numId="2" w16cid:durableId="747263419">
    <w:abstractNumId w:val="6"/>
  </w:num>
  <w:num w:numId="3" w16cid:durableId="1485589800">
    <w:abstractNumId w:val="3"/>
  </w:num>
  <w:num w:numId="4" w16cid:durableId="2133474324">
    <w:abstractNumId w:val="7"/>
  </w:num>
  <w:num w:numId="5" w16cid:durableId="1677154566">
    <w:abstractNumId w:val="0"/>
  </w:num>
  <w:num w:numId="6" w16cid:durableId="1291285441">
    <w:abstractNumId w:val="2"/>
  </w:num>
  <w:num w:numId="7" w16cid:durableId="2006473143">
    <w:abstractNumId w:val="1"/>
  </w:num>
  <w:num w:numId="8" w16cid:durableId="1618368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9E6"/>
    <w:rsid w:val="000003CE"/>
    <w:rsid w:val="00091C32"/>
    <w:rsid w:val="000B2792"/>
    <w:rsid w:val="000C52B7"/>
    <w:rsid w:val="0015450E"/>
    <w:rsid w:val="00220B36"/>
    <w:rsid w:val="0034372D"/>
    <w:rsid w:val="003736B8"/>
    <w:rsid w:val="003F58F4"/>
    <w:rsid w:val="00406B95"/>
    <w:rsid w:val="0053517E"/>
    <w:rsid w:val="005973B1"/>
    <w:rsid w:val="005E7D6B"/>
    <w:rsid w:val="00661795"/>
    <w:rsid w:val="006A466F"/>
    <w:rsid w:val="006B3077"/>
    <w:rsid w:val="006E2043"/>
    <w:rsid w:val="00743C8A"/>
    <w:rsid w:val="0076620B"/>
    <w:rsid w:val="007E1274"/>
    <w:rsid w:val="00831BC5"/>
    <w:rsid w:val="008612AD"/>
    <w:rsid w:val="00881521"/>
    <w:rsid w:val="008D1B0D"/>
    <w:rsid w:val="008F6707"/>
    <w:rsid w:val="00904541"/>
    <w:rsid w:val="0090606B"/>
    <w:rsid w:val="00921A90"/>
    <w:rsid w:val="009F46EB"/>
    <w:rsid w:val="00A468C1"/>
    <w:rsid w:val="00A57EEF"/>
    <w:rsid w:val="00A70250"/>
    <w:rsid w:val="00AA203A"/>
    <w:rsid w:val="00B075CD"/>
    <w:rsid w:val="00B842DA"/>
    <w:rsid w:val="00C112DF"/>
    <w:rsid w:val="00C4588E"/>
    <w:rsid w:val="00C81ABC"/>
    <w:rsid w:val="00CD4E19"/>
    <w:rsid w:val="00D06E00"/>
    <w:rsid w:val="00D60149"/>
    <w:rsid w:val="00D77E12"/>
    <w:rsid w:val="00DE1532"/>
    <w:rsid w:val="00E54DB8"/>
    <w:rsid w:val="00ED29E6"/>
    <w:rsid w:val="00F573CB"/>
    <w:rsid w:val="00F63718"/>
    <w:rsid w:val="00F71168"/>
    <w:rsid w:val="00F85040"/>
    <w:rsid w:val="00F95AF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91C8F"/>
  <w15:docId w15:val="{2E02ECEB-C0BE-814D-875F-FB5B99E2F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406B95"/>
  </w:style>
  <w:style w:type="character" w:styleId="CommentReference">
    <w:name w:val="annotation reference"/>
    <w:basedOn w:val="DefaultParagraphFont"/>
    <w:uiPriority w:val="99"/>
    <w:semiHidden/>
    <w:unhideWhenUsed/>
    <w:rsid w:val="00406B95"/>
    <w:rPr>
      <w:sz w:val="16"/>
      <w:szCs w:val="16"/>
    </w:rPr>
  </w:style>
  <w:style w:type="paragraph" w:styleId="CommentText">
    <w:name w:val="annotation text"/>
    <w:basedOn w:val="Normal"/>
    <w:link w:val="CommentTextChar"/>
    <w:uiPriority w:val="99"/>
    <w:semiHidden/>
    <w:unhideWhenUsed/>
    <w:rsid w:val="00406B95"/>
    <w:rPr>
      <w:sz w:val="20"/>
      <w:szCs w:val="20"/>
    </w:rPr>
  </w:style>
  <w:style w:type="character" w:customStyle="1" w:styleId="CommentTextChar">
    <w:name w:val="Comment Text Char"/>
    <w:basedOn w:val="DefaultParagraphFont"/>
    <w:link w:val="CommentText"/>
    <w:uiPriority w:val="99"/>
    <w:semiHidden/>
    <w:rsid w:val="00406B95"/>
    <w:rPr>
      <w:sz w:val="20"/>
      <w:szCs w:val="20"/>
    </w:rPr>
  </w:style>
  <w:style w:type="paragraph" w:styleId="CommentSubject">
    <w:name w:val="annotation subject"/>
    <w:basedOn w:val="CommentText"/>
    <w:next w:val="CommentText"/>
    <w:link w:val="CommentSubjectChar"/>
    <w:uiPriority w:val="99"/>
    <w:semiHidden/>
    <w:unhideWhenUsed/>
    <w:rsid w:val="00406B95"/>
    <w:rPr>
      <w:b/>
      <w:bCs/>
    </w:rPr>
  </w:style>
  <w:style w:type="character" w:customStyle="1" w:styleId="CommentSubjectChar">
    <w:name w:val="Comment Subject Char"/>
    <w:basedOn w:val="CommentTextChar"/>
    <w:link w:val="CommentSubject"/>
    <w:uiPriority w:val="99"/>
    <w:semiHidden/>
    <w:rsid w:val="00406B95"/>
    <w:rPr>
      <w:b/>
      <w:bCs/>
      <w:sz w:val="20"/>
      <w:szCs w:val="20"/>
    </w:rPr>
  </w:style>
  <w:style w:type="character" w:styleId="UnresolvedMention">
    <w:name w:val="Unresolved Mention"/>
    <w:basedOn w:val="DefaultParagraphFont"/>
    <w:uiPriority w:val="99"/>
    <w:semiHidden/>
    <w:unhideWhenUsed/>
    <w:rsid w:val="001545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A807C-B1E8-4B8E-B391-EF6188946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6</Pages>
  <Words>2057</Words>
  <Characters>11725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Mostern, Ruth</cp:lastModifiedBy>
  <cp:revision>11</cp:revision>
  <dcterms:created xsi:type="dcterms:W3CDTF">2026-07-20T11:12:00Z</dcterms:created>
  <dcterms:modified xsi:type="dcterms:W3CDTF">2026-07-20T22:27:00Z</dcterms:modified>
</cp:coreProperties>
</file>